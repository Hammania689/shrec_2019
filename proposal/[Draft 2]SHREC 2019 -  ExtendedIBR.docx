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0E651" w14:textId="77777777" w:rsidR="00840C5F" w:rsidRDefault="0016559D">
      <w:pPr>
        <w:pStyle w:val="Heading2"/>
        <w:numPr>
          <w:ilvl w:val="1"/>
          <w:numId w:val="1"/>
        </w:numPr>
        <w:spacing w:before="0"/>
        <w:jc w:val="both"/>
        <w:rPr>
          <w:color w:val="000000"/>
          <w:sz w:val="22"/>
          <w:szCs w:val="22"/>
        </w:rPr>
      </w:pPr>
      <w:r>
        <w:rPr>
          <w:color w:val="000000"/>
          <w:sz w:val="22"/>
          <w:szCs w:val="22"/>
        </w:rPr>
        <w:t>SHREC</w:t>
      </w:r>
      <w:r>
        <w:rPr>
          <w:sz w:val="22"/>
          <w:szCs w:val="22"/>
        </w:rPr>
        <w:t xml:space="preserve"> 20</w:t>
      </w:r>
      <w:r>
        <w:rPr>
          <w:color w:val="000000"/>
          <w:sz w:val="22"/>
          <w:szCs w:val="22"/>
        </w:rPr>
        <w:t xml:space="preserve">19 </w:t>
      </w:r>
      <w:r>
        <w:rPr>
          <w:sz w:val="22"/>
          <w:szCs w:val="22"/>
        </w:rPr>
        <w:t>-</w:t>
      </w:r>
      <w:r>
        <w:rPr>
          <w:color w:val="000000"/>
          <w:sz w:val="22"/>
          <w:szCs w:val="22"/>
        </w:rPr>
        <w:t xml:space="preserve"> Extended 2D Scene </w:t>
      </w:r>
      <w:r>
        <w:rPr>
          <w:sz w:val="22"/>
          <w:szCs w:val="22"/>
        </w:rPr>
        <w:t>Image</w:t>
      </w:r>
      <w:r>
        <w:rPr>
          <w:color w:val="000000"/>
          <w:sz w:val="22"/>
          <w:szCs w:val="22"/>
        </w:rPr>
        <w:t>-Based 3D Scene Retrieval Track Proposal</w:t>
      </w:r>
    </w:p>
    <w:p w14:paraId="04F07551" w14:textId="77777777" w:rsidR="00840C5F" w:rsidRDefault="0016559D">
      <w:pPr>
        <w:jc w:val="both"/>
        <w:rPr>
          <w:color w:val="000000"/>
          <w:sz w:val="22"/>
          <w:szCs w:val="22"/>
        </w:rPr>
      </w:pPr>
      <w:r>
        <w:rPr>
          <w:b/>
          <w:color w:val="000000"/>
          <w:sz w:val="22"/>
          <w:szCs w:val="22"/>
        </w:rPr>
        <w:t>Title:</w:t>
      </w:r>
      <w:r>
        <w:rPr>
          <w:color w:val="000000"/>
          <w:sz w:val="22"/>
          <w:szCs w:val="22"/>
        </w:rPr>
        <w:t xml:space="preserve"> SHREC</w:t>
      </w:r>
      <w:r>
        <w:rPr>
          <w:sz w:val="22"/>
          <w:szCs w:val="22"/>
        </w:rPr>
        <w:t xml:space="preserve"> 2019</w:t>
      </w:r>
      <w:r>
        <w:rPr>
          <w:color w:val="000000"/>
          <w:sz w:val="22"/>
          <w:szCs w:val="22"/>
        </w:rPr>
        <w:t xml:space="preserve"> Extended 2D Scene </w:t>
      </w:r>
      <w:r>
        <w:rPr>
          <w:sz w:val="22"/>
          <w:szCs w:val="22"/>
        </w:rPr>
        <w:t>Image</w:t>
      </w:r>
      <w:r>
        <w:rPr>
          <w:color w:val="000000"/>
          <w:sz w:val="22"/>
          <w:szCs w:val="22"/>
        </w:rPr>
        <w:t>-Based 3D Scene Retrieval</w:t>
      </w:r>
    </w:p>
    <w:p w14:paraId="17D14745" w14:textId="77777777" w:rsidR="00840C5F" w:rsidDel="003F7957" w:rsidRDefault="00840C5F">
      <w:pPr>
        <w:jc w:val="both"/>
        <w:rPr>
          <w:del w:id="0" w:author="Bo Li" w:date="2019-01-12T10:04:00Z"/>
          <w:color w:val="000000"/>
          <w:sz w:val="22"/>
          <w:szCs w:val="22"/>
        </w:rPr>
      </w:pPr>
    </w:p>
    <w:p w14:paraId="17FA9466" w14:textId="1368D734" w:rsidR="003F7957" w:rsidRDefault="0016559D" w:rsidP="003F7957">
      <w:pPr>
        <w:pBdr>
          <w:top w:val="nil"/>
          <w:left w:val="nil"/>
          <w:bottom w:val="nil"/>
          <w:right w:val="nil"/>
          <w:between w:val="nil"/>
        </w:pBdr>
        <w:tabs>
          <w:tab w:val="left" w:pos="1440"/>
          <w:tab w:val="left" w:pos="4032"/>
        </w:tabs>
        <w:jc w:val="both"/>
        <w:rPr>
          <w:moveTo w:id="1" w:author="Bo Li" w:date="2019-01-12T10:04:00Z"/>
          <w:color w:val="00000A"/>
        </w:rPr>
        <w:pPrChange w:id="2" w:author="Bo Li" w:date="2019-01-12T10:04:00Z">
          <w:pPr>
            <w:pBdr>
              <w:top w:val="nil"/>
              <w:left w:val="nil"/>
              <w:bottom w:val="nil"/>
              <w:right w:val="nil"/>
              <w:between w:val="nil"/>
            </w:pBdr>
            <w:tabs>
              <w:tab w:val="left" w:pos="1440"/>
              <w:tab w:val="left" w:pos="4032"/>
            </w:tabs>
            <w:ind w:left="1152"/>
            <w:jc w:val="both"/>
          </w:pPr>
        </w:pPrChange>
      </w:pPr>
      <w:r>
        <w:rPr>
          <w:rFonts w:eastAsia="Times New Roman"/>
          <w:b/>
          <w:color w:val="000000"/>
          <w:sz w:val="22"/>
          <w:szCs w:val="22"/>
        </w:rPr>
        <w:t>Organizers:</w:t>
      </w:r>
      <w:r>
        <w:rPr>
          <w:rFonts w:eastAsia="Times New Roman"/>
          <w:b/>
          <w:color w:val="000000"/>
          <w:sz w:val="22"/>
          <w:szCs w:val="22"/>
        </w:rPr>
        <w:t xml:space="preserve"> </w:t>
      </w:r>
      <w:r>
        <w:rPr>
          <w:rFonts w:eastAsia="Times New Roman"/>
          <w:b/>
          <w:color w:val="000000"/>
          <w:sz w:val="22"/>
          <w:szCs w:val="22"/>
        </w:rPr>
        <w:t xml:space="preserve"> </w:t>
      </w:r>
      <w:moveToRangeStart w:id="3" w:author="Bo Li" w:date="2019-01-12T10:04:00Z" w:name="move535050785"/>
      <w:moveTo w:id="4" w:author="Bo Li" w:date="2019-01-12T10:04:00Z">
        <w:del w:id="5" w:author="Bo Li" w:date="2019-01-12T10:04:00Z">
          <w:r w:rsidR="003F7957" w:rsidDel="003F7957">
            <w:rPr>
              <w:rFonts w:eastAsia="Times New Roman"/>
              <w:color w:val="000000"/>
              <w:sz w:val="22"/>
              <w:szCs w:val="22"/>
            </w:rPr>
            <w:delText xml:space="preserve">  </w:delText>
          </w:r>
        </w:del>
        <w:r w:rsidR="003F7957">
          <w:rPr>
            <w:rFonts w:eastAsia="Times New Roman"/>
            <w:color w:val="000000"/>
            <w:sz w:val="22"/>
            <w:szCs w:val="22"/>
          </w:rPr>
          <w:t>Hameed Abdul-Rashid, University of Southern Mississippi, USA</w:t>
        </w:r>
      </w:moveTo>
    </w:p>
    <w:moveToRangeEnd w:id="3"/>
    <w:p w14:paraId="52A7E74D" w14:textId="55D855C0" w:rsidR="00840C5F" w:rsidRDefault="003F7957">
      <w:pPr>
        <w:pBdr>
          <w:top w:val="nil"/>
          <w:left w:val="nil"/>
          <w:bottom w:val="nil"/>
          <w:right w:val="nil"/>
          <w:between w:val="nil"/>
        </w:pBdr>
        <w:tabs>
          <w:tab w:val="left" w:pos="1440"/>
          <w:tab w:val="left" w:pos="4032"/>
        </w:tabs>
        <w:jc w:val="both"/>
        <w:rPr>
          <w:color w:val="000000"/>
          <w:sz w:val="22"/>
          <w:szCs w:val="22"/>
        </w:rPr>
      </w:pPr>
      <w:ins w:id="6" w:author="Bo Li" w:date="2019-01-12T10:04:00Z">
        <w:r>
          <w:rPr>
            <w:rFonts w:eastAsia="Times New Roman"/>
            <w:color w:val="000000"/>
            <w:sz w:val="22"/>
            <w:szCs w:val="22"/>
          </w:rPr>
          <w:t xml:space="preserve">                      </w:t>
        </w:r>
      </w:ins>
      <w:r w:rsidR="0016559D">
        <w:rPr>
          <w:rFonts w:eastAsia="Times New Roman"/>
          <w:color w:val="000000"/>
          <w:sz w:val="22"/>
          <w:szCs w:val="22"/>
        </w:rPr>
        <w:t>Juefei Yuan,</w:t>
      </w:r>
      <w:r w:rsidR="0016559D">
        <w:rPr>
          <w:rFonts w:eastAsia="Times New Roman"/>
          <w:b/>
          <w:color w:val="000000"/>
          <w:sz w:val="22"/>
          <w:szCs w:val="22"/>
        </w:rPr>
        <w:t xml:space="preserve"> </w:t>
      </w:r>
      <w:r w:rsidR="0016559D">
        <w:rPr>
          <w:rFonts w:eastAsia="Times New Roman"/>
          <w:color w:val="000000"/>
          <w:sz w:val="22"/>
          <w:szCs w:val="22"/>
        </w:rPr>
        <w:t>University of Southern Mississippi, USA</w:t>
      </w:r>
    </w:p>
    <w:p w14:paraId="0E614885" w14:textId="7733C431" w:rsidR="00840C5F" w:rsidDel="003F7957" w:rsidRDefault="0016559D">
      <w:pPr>
        <w:pBdr>
          <w:top w:val="nil"/>
          <w:left w:val="nil"/>
          <w:bottom w:val="nil"/>
          <w:right w:val="nil"/>
          <w:between w:val="nil"/>
        </w:pBdr>
        <w:tabs>
          <w:tab w:val="left" w:pos="1440"/>
          <w:tab w:val="left" w:pos="4032"/>
        </w:tabs>
        <w:ind w:left="1152"/>
        <w:jc w:val="both"/>
        <w:rPr>
          <w:moveFrom w:id="7" w:author="Bo Li" w:date="2019-01-12T10:04:00Z"/>
          <w:color w:val="00000A"/>
        </w:rPr>
      </w:pPr>
      <w:moveFromRangeStart w:id="8" w:author="Bo Li" w:date="2019-01-12T10:04:00Z" w:name="move535050785"/>
      <w:moveFrom w:id="9" w:author="Bo Li" w:date="2019-01-12T10:04:00Z">
        <w:r w:rsidDel="003F7957">
          <w:rPr>
            <w:rFonts w:eastAsia="Times New Roman"/>
            <w:color w:val="000000"/>
            <w:sz w:val="22"/>
            <w:szCs w:val="22"/>
          </w:rPr>
          <w:t xml:space="preserve">  Hameed Abdul-Rashid, University of Southern Mississippi, USA</w:t>
        </w:r>
      </w:moveFrom>
    </w:p>
    <w:moveFromRangeEnd w:id="8"/>
    <w:p w14:paraId="4527DE19" w14:textId="77777777" w:rsidR="00840C5F" w:rsidRDefault="0016559D">
      <w:pPr>
        <w:pBdr>
          <w:top w:val="nil"/>
          <w:left w:val="nil"/>
          <w:bottom w:val="nil"/>
          <w:right w:val="nil"/>
          <w:between w:val="nil"/>
        </w:pBdr>
        <w:tabs>
          <w:tab w:val="left" w:pos="864"/>
          <w:tab w:val="left" w:pos="3456"/>
        </w:tabs>
        <w:ind w:left="576"/>
        <w:jc w:val="both"/>
        <w:rPr>
          <w:color w:val="00000A"/>
        </w:rPr>
      </w:pPr>
      <w:r>
        <w:rPr>
          <w:rFonts w:eastAsia="Times New Roman"/>
          <w:b/>
          <w:color w:val="000000"/>
          <w:sz w:val="22"/>
          <w:szCs w:val="22"/>
        </w:rPr>
        <w:t xml:space="preserve">            </w:t>
      </w:r>
      <w:r>
        <w:rPr>
          <w:rFonts w:eastAsia="Times New Roman"/>
          <w:color w:val="000000"/>
          <w:sz w:val="22"/>
          <w:szCs w:val="22"/>
        </w:rPr>
        <w:t>Bo Li, University of Southern Mississippi, USA</w:t>
      </w:r>
    </w:p>
    <w:p w14:paraId="25803F5F" w14:textId="25F07D12" w:rsidR="00840C5F" w:rsidRDefault="0016559D">
      <w:pPr>
        <w:pBdr>
          <w:top w:val="nil"/>
          <w:left w:val="nil"/>
          <w:bottom w:val="nil"/>
          <w:right w:val="nil"/>
          <w:between w:val="nil"/>
        </w:pBdr>
        <w:tabs>
          <w:tab w:val="left" w:pos="864"/>
          <w:tab w:val="left" w:pos="3456"/>
        </w:tabs>
        <w:ind w:left="576"/>
        <w:jc w:val="both"/>
        <w:rPr>
          <w:color w:val="000000"/>
          <w:sz w:val="22"/>
          <w:szCs w:val="22"/>
        </w:rPr>
      </w:pPr>
      <w:r>
        <w:rPr>
          <w:rFonts w:eastAsia="Times New Roman"/>
          <w:b/>
          <w:color w:val="000000"/>
          <w:sz w:val="22"/>
          <w:szCs w:val="22"/>
        </w:rPr>
        <w:t xml:space="preserve">            </w:t>
      </w:r>
      <w:r>
        <w:rPr>
          <w:rFonts w:eastAsia="Times New Roman"/>
          <w:color w:val="000000"/>
          <w:sz w:val="22"/>
          <w:szCs w:val="22"/>
        </w:rPr>
        <w:t>Yijuan Lu, Texas State University, USA</w:t>
      </w:r>
    </w:p>
    <w:p w14:paraId="15FAD6A9" w14:textId="41CBF800" w:rsidR="00397B54" w:rsidRDefault="00397B54">
      <w:pPr>
        <w:pBdr>
          <w:top w:val="nil"/>
          <w:left w:val="nil"/>
          <w:bottom w:val="nil"/>
          <w:right w:val="nil"/>
          <w:between w:val="nil"/>
        </w:pBdr>
        <w:tabs>
          <w:tab w:val="left" w:pos="864"/>
          <w:tab w:val="left" w:pos="3456"/>
        </w:tabs>
        <w:ind w:left="576"/>
        <w:jc w:val="both"/>
        <w:rPr>
          <w:color w:val="000000"/>
          <w:sz w:val="22"/>
          <w:szCs w:val="22"/>
        </w:rPr>
      </w:pPr>
      <w:r>
        <w:rPr>
          <w:color w:val="000000"/>
          <w:sz w:val="22"/>
          <w:szCs w:val="22"/>
        </w:rPr>
        <w:t xml:space="preserve">            </w:t>
      </w:r>
      <w:ins w:id="10" w:author="Bo Li" w:date="2019-01-11T17:55:00Z">
        <w:r>
          <w:rPr>
            <w:color w:val="000000"/>
            <w:sz w:val="22"/>
            <w:szCs w:val="22"/>
          </w:rPr>
          <w:t>Tobias Schreck, Graz University of Technology, Austria</w:t>
        </w:r>
      </w:ins>
    </w:p>
    <w:p w14:paraId="2F4FDD7B" w14:textId="77777777" w:rsidR="00397B54" w:rsidRDefault="00397B54">
      <w:pPr>
        <w:pBdr>
          <w:top w:val="nil"/>
          <w:left w:val="nil"/>
          <w:bottom w:val="nil"/>
          <w:right w:val="nil"/>
          <w:between w:val="nil"/>
        </w:pBdr>
        <w:tabs>
          <w:tab w:val="left" w:pos="864"/>
          <w:tab w:val="left" w:pos="3456"/>
        </w:tabs>
        <w:ind w:left="576"/>
        <w:jc w:val="both"/>
        <w:rPr>
          <w:color w:val="000000"/>
          <w:sz w:val="22"/>
          <w:szCs w:val="22"/>
        </w:rPr>
      </w:pPr>
    </w:p>
    <w:p w14:paraId="440BF4A1" w14:textId="77777777" w:rsidR="00840C5F" w:rsidRDefault="00840C5F">
      <w:pPr>
        <w:pBdr>
          <w:top w:val="nil"/>
          <w:left w:val="nil"/>
          <w:bottom w:val="nil"/>
          <w:right w:val="nil"/>
          <w:between w:val="nil"/>
        </w:pBdr>
        <w:tabs>
          <w:tab w:val="left" w:pos="864"/>
          <w:tab w:val="left" w:pos="3456"/>
        </w:tabs>
        <w:ind w:left="576"/>
        <w:jc w:val="both"/>
        <w:rPr>
          <w:color w:val="00000A"/>
        </w:rPr>
      </w:pPr>
    </w:p>
    <w:p w14:paraId="19B4AB84" w14:textId="49BFA31A" w:rsidR="00840C5F" w:rsidRPr="003F7957" w:rsidRDefault="0016559D" w:rsidP="00D8045B">
      <w:pPr>
        <w:autoSpaceDE w:val="0"/>
        <w:autoSpaceDN w:val="0"/>
        <w:adjustRightInd w:val="0"/>
        <w:rPr>
          <w:color w:val="000000"/>
          <w:sz w:val="22"/>
          <w:szCs w:val="22"/>
        </w:rPr>
        <w:pPrChange w:id="11" w:author="Bo Li" w:date="2019-01-12T10:01:00Z">
          <w:pPr>
            <w:spacing w:line="360" w:lineRule="auto"/>
          </w:pPr>
        </w:pPrChange>
      </w:pPr>
      <w:r w:rsidRPr="003F7957">
        <w:rPr>
          <w:b/>
          <w:color w:val="000000"/>
          <w:sz w:val="22"/>
          <w:szCs w:val="22"/>
        </w:rPr>
        <w:t>Objective:</w:t>
      </w:r>
      <w:r w:rsidRPr="003F7957">
        <w:rPr>
          <w:sz w:val="22"/>
          <w:szCs w:val="22"/>
        </w:rPr>
        <w:t xml:space="preserve"> In the months following </w:t>
      </w:r>
      <w:del w:id="12" w:author="Bo Li" w:date="2019-01-11T17:55:00Z">
        <w:r w:rsidRPr="003F7957" w:rsidDel="00397B54">
          <w:rPr>
            <w:sz w:val="22"/>
            <w:szCs w:val="22"/>
          </w:rPr>
          <w:delText xml:space="preserve"> </w:delText>
        </w:r>
      </w:del>
      <w:r w:rsidRPr="003F7957">
        <w:rPr>
          <w:color w:val="000000"/>
          <w:sz w:val="22"/>
          <w:szCs w:val="22"/>
        </w:rPr>
        <w:t>our SHREC</w:t>
      </w:r>
      <w:r w:rsidRPr="003F7957">
        <w:rPr>
          <w:sz w:val="22"/>
          <w:szCs w:val="22"/>
        </w:rPr>
        <w:t xml:space="preserve"> 2018</w:t>
      </w:r>
      <w:r w:rsidRPr="003F7957">
        <w:rPr>
          <w:color w:val="000000"/>
          <w:sz w:val="22"/>
          <w:szCs w:val="22"/>
        </w:rPr>
        <w:t xml:space="preserve"> - 2D Scene </w:t>
      </w:r>
      <w:r w:rsidRPr="003F7957">
        <w:rPr>
          <w:sz w:val="22"/>
          <w:szCs w:val="22"/>
        </w:rPr>
        <w:t>Image</w:t>
      </w:r>
      <w:r w:rsidRPr="003F7957">
        <w:rPr>
          <w:color w:val="000000"/>
          <w:sz w:val="22"/>
          <w:szCs w:val="22"/>
        </w:rPr>
        <w:t>-Based 3D Scene Retrieval (</w:t>
      </w:r>
      <w:ins w:id="13" w:author="Bo Li" w:date="2019-01-11T17:56:00Z">
        <w:r w:rsidR="00397B54" w:rsidRPr="003F7957">
          <w:rPr>
            <w:color w:val="000000"/>
            <w:sz w:val="22"/>
            <w:szCs w:val="22"/>
          </w:rPr>
          <w:t>Scene</w:t>
        </w:r>
      </w:ins>
      <w:r w:rsidRPr="003F7957">
        <w:rPr>
          <w:sz w:val="22"/>
          <w:szCs w:val="22"/>
        </w:rPr>
        <w:t>IBR</w:t>
      </w:r>
      <w:ins w:id="14" w:author="Bo Li" w:date="2019-01-11T17:56:00Z">
        <w:r w:rsidR="00397B54" w:rsidRPr="003F7957">
          <w:rPr>
            <w:sz w:val="22"/>
            <w:szCs w:val="22"/>
          </w:rPr>
          <w:t>2018</w:t>
        </w:r>
      </w:ins>
      <w:r w:rsidRPr="003F7957">
        <w:rPr>
          <w:color w:val="000000"/>
          <w:sz w:val="22"/>
          <w:szCs w:val="22"/>
        </w:rPr>
        <w:t>)</w:t>
      </w:r>
      <w:r w:rsidRPr="003F7957">
        <w:rPr>
          <w:sz w:val="22"/>
          <w:szCs w:val="22"/>
        </w:rPr>
        <w:t xml:space="preserve"> t</w:t>
      </w:r>
      <w:r w:rsidRPr="003F7957">
        <w:rPr>
          <w:color w:val="000000"/>
          <w:sz w:val="22"/>
          <w:szCs w:val="22"/>
        </w:rPr>
        <w:t>rack</w:t>
      </w:r>
      <w:ins w:id="15" w:author="Bo Li" w:date="2019-01-12T09:51:00Z">
        <w:r w:rsidR="001851FA" w:rsidRPr="003F7957">
          <w:rPr>
            <w:color w:val="000000"/>
            <w:sz w:val="22"/>
            <w:szCs w:val="22"/>
          </w:rPr>
          <w:t xml:space="preserve"> [1]</w:t>
        </w:r>
      </w:ins>
      <w:r w:rsidRPr="003F7957">
        <w:rPr>
          <w:color w:val="000000"/>
          <w:sz w:val="22"/>
          <w:szCs w:val="22"/>
        </w:rPr>
        <w:t xml:space="preserve">, we have extended the number of the scene categories from the initial 10 classes to 30 classes </w:t>
      </w:r>
      <w:r w:rsidRPr="003F7957">
        <w:rPr>
          <w:sz w:val="22"/>
          <w:szCs w:val="22"/>
        </w:rPr>
        <w:t>[</w:t>
      </w:r>
      <w:del w:id="16" w:author="Bo Li" w:date="2019-01-12T09:51:00Z">
        <w:r w:rsidRPr="003F7957" w:rsidDel="001851FA">
          <w:rPr>
            <w:sz w:val="22"/>
            <w:szCs w:val="22"/>
          </w:rPr>
          <w:delText>1</w:delText>
        </w:r>
      </w:del>
      <w:ins w:id="17" w:author="Bo Li" w:date="2019-01-12T09:51:00Z">
        <w:r w:rsidR="001851FA" w:rsidRPr="003F7957">
          <w:rPr>
            <w:sz w:val="22"/>
            <w:szCs w:val="22"/>
          </w:rPr>
          <w:t>2</w:t>
        </w:r>
      </w:ins>
      <w:r w:rsidRPr="003F7957">
        <w:rPr>
          <w:sz w:val="22"/>
          <w:szCs w:val="22"/>
        </w:rPr>
        <w:t>]</w:t>
      </w:r>
      <w:ins w:id="18" w:author="Bo Li" w:date="2019-01-12T10:01:00Z">
        <w:r w:rsidR="003F7957" w:rsidRPr="003F7957">
          <w:rPr>
            <w:sz w:val="22"/>
            <w:szCs w:val="22"/>
          </w:rPr>
          <w:t>,</w:t>
        </w:r>
      </w:ins>
      <w:ins w:id="19" w:author="Bo Li" w:date="2019-01-12T10:02:00Z">
        <w:r w:rsidR="003F7957" w:rsidRPr="003F7957">
          <w:rPr>
            <w:sz w:val="22"/>
            <w:szCs w:val="22"/>
          </w:rPr>
          <w:t xml:space="preserve"> </w:t>
        </w:r>
      </w:ins>
      <w:ins w:id="20" w:author="Bo Li" w:date="2019-01-12T10:01:00Z">
        <w:r w:rsidR="00D8045B" w:rsidRPr="003F7957">
          <w:rPr>
            <w:sz w:val="22"/>
            <w:szCs w:val="22"/>
            <w:rPrChange w:id="21" w:author="Bo Li" w:date="2019-01-12T10:02:00Z">
              <w:rPr>
                <w:sz w:val="20"/>
                <w:szCs w:val="20"/>
              </w:rPr>
            </w:rPrChange>
          </w:rPr>
          <w:t xml:space="preserve">resulting a </w:t>
        </w:r>
      </w:ins>
      <w:ins w:id="22" w:author="Bo Li" w:date="2019-01-12T10:03:00Z">
        <w:r w:rsidR="003F7957">
          <w:rPr>
            <w:sz w:val="22"/>
            <w:szCs w:val="22"/>
          </w:rPr>
          <w:t>new</w:t>
        </w:r>
      </w:ins>
      <w:ins w:id="23" w:author="Bo Li" w:date="2019-01-12T10:01:00Z">
        <w:r w:rsidR="00D8045B" w:rsidRPr="003F7957">
          <w:rPr>
            <w:sz w:val="22"/>
            <w:szCs w:val="22"/>
            <w:rPrChange w:id="24" w:author="Bo Li" w:date="2019-01-12T10:02:00Z">
              <w:rPr>
                <w:sz w:val="20"/>
                <w:szCs w:val="20"/>
              </w:rPr>
            </w:rPrChange>
          </w:rPr>
          <w:t xml:space="preserve"> benchmark </w:t>
        </w:r>
        <w:r w:rsidR="003F7957" w:rsidRPr="003F7957">
          <w:rPr>
            <w:b/>
            <w:bCs/>
            <w:sz w:val="22"/>
            <w:szCs w:val="22"/>
          </w:rPr>
          <w:t>Scene</w:t>
        </w:r>
        <w:r w:rsidR="00D8045B" w:rsidRPr="003F7957">
          <w:rPr>
            <w:b/>
            <w:bCs/>
            <w:sz w:val="22"/>
            <w:szCs w:val="22"/>
            <w:rPrChange w:id="25" w:author="Bo Li" w:date="2019-01-12T10:02:00Z">
              <w:rPr>
                <w:b/>
                <w:bCs/>
                <w:sz w:val="20"/>
                <w:szCs w:val="20"/>
              </w:rPr>
            </w:rPrChange>
          </w:rPr>
          <w:t xml:space="preserve"> IBR</w:t>
        </w:r>
        <w:r w:rsidR="00D8045B" w:rsidRPr="003F7957">
          <w:rPr>
            <w:sz w:val="22"/>
            <w:szCs w:val="22"/>
            <w:rPrChange w:id="26" w:author="Bo Li" w:date="2019-01-12T10:02:00Z">
              <w:rPr>
                <w:sz w:val="20"/>
                <w:szCs w:val="20"/>
              </w:rPr>
            </w:rPrChange>
          </w:rPr>
          <w:t>,</w:t>
        </w:r>
        <w:r w:rsidR="00D8045B" w:rsidRPr="003F7957">
          <w:rPr>
            <w:sz w:val="22"/>
            <w:szCs w:val="22"/>
            <w:rPrChange w:id="27" w:author="Bo Li" w:date="2019-01-12T10:02:00Z">
              <w:rPr>
                <w:sz w:val="20"/>
                <w:szCs w:val="20"/>
              </w:rPr>
            </w:rPrChange>
          </w:rPr>
          <w:t xml:space="preserve"> </w:t>
        </w:r>
        <w:r w:rsidR="00D8045B" w:rsidRPr="003F7957">
          <w:rPr>
            <w:sz w:val="22"/>
            <w:szCs w:val="22"/>
            <w:rPrChange w:id="28" w:author="Bo Li" w:date="2019-01-12T10:02:00Z">
              <w:rPr>
                <w:sz w:val="20"/>
                <w:szCs w:val="20"/>
              </w:rPr>
            </w:rPrChange>
          </w:rPr>
          <w:t xml:space="preserve">which has </w:t>
        </w:r>
        <w:r w:rsidR="003F7957" w:rsidRPr="003F7957">
          <w:rPr>
            <w:sz w:val="22"/>
            <w:szCs w:val="22"/>
          </w:rPr>
          <w:t>30,000 scene images</w:t>
        </w:r>
        <w:r w:rsidR="00D8045B" w:rsidRPr="003F7957">
          <w:rPr>
            <w:sz w:val="22"/>
            <w:szCs w:val="22"/>
            <w:rPrChange w:id="29" w:author="Bo Li" w:date="2019-01-12T10:02:00Z">
              <w:rPr>
                <w:sz w:val="20"/>
                <w:szCs w:val="20"/>
              </w:rPr>
            </w:rPrChange>
          </w:rPr>
          <w:t xml:space="preserve"> and</w:t>
        </w:r>
        <w:r w:rsidR="00D8045B" w:rsidRPr="003F7957">
          <w:rPr>
            <w:sz w:val="22"/>
            <w:szCs w:val="22"/>
            <w:rPrChange w:id="30" w:author="Bo Li" w:date="2019-01-12T10:02:00Z">
              <w:rPr>
                <w:sz w:val="20"/>
                <w:szCs w:val="20"/>
              </w:rPr>
            </w:rPrChange>
          </w:rPr>
          <w:t xml:space="preserve"> </w:t>
        </w:r>
        <w:r w:rsidR="00D8045B" w:rsidRPr="003F7957">
          <w:rPr>
            <w:sz w:val="22"/>
            <w:szCs w:val="22"/>
            <w:rPrChange w:id="31" w:author="Bo Li" w:date="2019-01-12T10:02:00Z">
              <w:rPr>
                <w:sz w:val="20"/>
                <w:szCs w:val="20"/>
              </w:rPr>
            </w:rPrChange>
          </w:rPr>
          <w:t>3,000 3D scene models</w:t>
        </w:r>
      </w:ins>
      <w:r w:rsidRPr="003F7957">
        <w:rPr>
          <w:color w:val="000000"/>
          <w:sz w:val="22"/>
          <w:szCs w:val="22"/>
        </w:rPr>
        <w:t xml:space="preserve">. </w:t>
      </w:r>
      <w:r w:rsidRPr="003F7957">
        <w:rPr>
          <w:sz w:val="22"/>
          <w:szCs w:val="22"/>
        </w:rPr>
        <w:t xml:space="preserve"> For that reason</w:t>
      </w:r>
      <w:r w:rsidRPr="003F7957">
        <w:rPr>
          <w:color w:val="000000"/>
          <w:sz w:val="22"/>
          <w:szCs w:val="22"/>
        </w:rPr>
        <w:t xml:space="preserve">, </w:t>
      </w:r>
      <w:r w:rsidRPr="003F7957">
        <w:rPr>
          <w:sz w:val="22"/>
          <w:szCs w:val="22"/>
        </w:rPr>
        <w:t xml:space="preserve">we seek to </w:t>
      </w:r>
      <w:del w:id="32" w:author="Bo Li" w:date="2019-01-11T17:55:00Z">
        <w:r w:rsidRPr="003F7957" w:rsidDel="00397B54">
          <w:rPr>
            <w:color w:val="000000"/>
            <w:sz w:val="22"/>
            <w:szCs w:val="22"/>
          </w:rPr>
          <w:delText xml:space="preserve"> </w:delText>
        </w:r>
      </w:del>
      <w:r w:rsidRPr="003F7957">
        <w:rPr>
          <w:color w:val="000000"/>
          <w:sz w:val="22"/>
          <w:szCs w:val="22"/>
        </w:rPr>
        <w:t>further evaluate the performance</w:t>
      </w:r>
      <w:del w:id="33" w:author="Bo Li" w:date="2019-01-12T09:57:00Z">
        <w:r w:rsidRPr="003F7957" w:rsidDel="00D8045B">
          <w:rPr>
            <w:color w:val="000000"/>
            <w:sz w:val="22"/>
            <w:szCs w:val="22"/>
          </w:rPr>
          <w:delText>s</w:delText>
        </w:r>
      </w:del>
      <w:r w:rsidRPr="003F7957">
        <w:rPr>
          <w:color w:val="000000"/>
          <w:sz w:val="22"/>
          <w:szCs w:val="22"/>
        </w:rPr>
        <w:t xml:space="preserve"> of </w:t>
      </w:r>
      <w:del w:id="34" w:author="Bo Li" w:date="2019-01-12T09:58:00Z">
        <w:r w:rsidRPr="003F7957" w:rsidDel="00D8045B">
          <w:rPr>
            <w:sz w:val="22"/>
            <w:szCs w:val="22"/>
          </w:rPr>
          <w:delText xml:space="preserve">new </w:delText>
        </w:r>
      </w:del>
      <w:ins w:id="35" w:author="Bo Li" w:date="2019-01-12T09:58:00Z">
        <w:r w:rsidR="00D8045B" w:rsidRPr="003F7957">
          <w:rPr>
            <w:sz w:val="22"/>
            <w:szCs w:val="22"/>
          </w:rPr>
          <w:t>existing</w:t>
        </w:r>
        <w:r w:rsidR="00D8045B" w:rsidRPr="003F7957">
          <w:rPr>
            <w:sz w:val="22"/>
            <w:szCs w:val="22"/>
          </w:rPr>
          <w:t xml:space="preserve"> </w:t>
        </w:r>
      </w:ins>
      <w:r w:rsidRPr="003F7957">
        <w:rPr>
          <w:sz w:val="22"/>
          <w:szCs w:val="22"/>
        </w:rPr>
        <w:t xml:space="preserve">and </w:t>
      </w:r>
      <w:del w:id="36" w:author="Bo Li" w:date="2019-01-12T09:58:00Z">
        <w:r w:rsidRPr="003F7957" w:rsidDel="00D8045B">
          <w:rPr>
            <w:sz w:val="22"/>
            <w:szCs w:val="22"/>
          </w:rPr>
          <w:delText>novel</w:delText>
        </w:r>
        <w:r w:rsidRPr="003F7957" w:rsidDel="00D8045B">
          <w:rPr>
            <w:color w:val="000000"/>
            <w:sz w:val="22"/>
            <w:szCs w:val="22"/>
          </w:rPr>
          <w:delText xml:space="preserve"> </w:delText>
        </w:r>
      </w:del>
      <w:ins w:id="37" w:author="Bo Li" w:date="2019-01-12T09:58:00Z">
        <w:r w:rsidR="00D8045B" w:rsidRPr="003F7957">
          <w:rPr>
            <w:sz w:val="22"/>
            <w:szCs w:val="22"/>
          </w:rPr>
          <w:t>new</w:t>
        </w:r>
        <w:r w:rsidR="00D8045B" w:rsidRPr="003F7957">
          <w:rPr>
            <w:color w:val="000000"/>
            <w:sz w:val="22"/>
            <w:szCs w:val="22"/>
          </w:rPr>
          <w:t xml:space="preserve"> </w:t>
        </w:r>
      </w:ins>
      <w:r w:rsidRPr="003F7957">
        <w:rPr>
          <w:color w:val="000000"/>
          <w:sz w:val="22"/>
          <w:szCs w:val="22"/>
        </w:rPr>
        <w:t xml:space="preserve">2D scene </w:t>
      </w:r>
      <w:ins w:id="38" w:author="Bo Li" w:date="2019-01-12T10:03:00Z">
        <w:r w:rsidR="003F7957">
          <w:rPr>
            <w:sz w:val="22"/>
            <w:szCs w:val="22"/>
          </w:rPr>
          <w:t>i</w:t>
        </w:r>
      </w:ins>
      <w:del w:id="39" w:author="Bo Li" w:date="2019-01-12T10:03:00Z">
        <w:r w:rsidRPr="003F7957" w:rsidDel="003F7957">
          <w:rPr>
            <w:sz w:val="22"/>
            <w:szCs w:val="22"/>
          </w:rPr>
          <w:delText>I</w:delText>
        </w:r>
      </w:del>
      <w:r w:rsidRPr="003F7957">
        <w:rPr>
          <w:sz w:val="22"/>
          <w:szCs w:val="22"/>
        </w:rPr>
        <w:t>mage</w:t>
      </w:r>
      <w:r w:rsidRPr="003F7957">
        <w:rPr>
          <w:color w:val="000000"/>
          <w:sz w:val="22"/>
          <w:szCs w:val="22"/>
        </w:rPr>
        <w:t>-based 3D scene model r</w:t>
      </w:r>
      <w:r w:rsidRPr="003F7957">
        <w:rPr>
          <w:color w:val="000000"/>
          <w:sz w:val="22"/>
          <w:szCs w:val="22"/>
        </w:rPr>
        <w:t xml:space="preserve">etrieval algorithms using </w:t>
      </w:r>
      <w:del w:id="40" w:author="Bo Li" w:date="2019-01-12T10:06:00Z">
        <w:r w:rsidRPr="003F7957" w:rsidDel="003F7957">
          <w:rPr>
            <w:color w:val="000000"/>
            <w:sz w:val="22"/>
            <w:szCs w:val="22"/>
          </w:rPr>
          <w:delText xml:space="preserve">our </w:delText>
        </w:r>
      </w:del>
      <w:ins w:id="41" w:author="Bo Li" w:date="2019-01-12T10:06:00Z">
        <w:r w:rsidR="003F7957">
          <w:rPr>
            <w:color w:val="000000"/>
            <w:sz w:val="22"/>
            <w:szCs w:val="22"/>
          </w:rPr>
          <w:t>this</w:t>
        </w:r>
        <w:r w:rsidR="003F7957" w:rsidRPr="003F7957">
          <w:rPr>
            <w:color w:val="000000"/>
            <w:sz w:val="22"/>
            <w:szCs w:val="22"/>
          </w:rPr>
          <w:t xml:space="preserve"> </w:t>
        </w:r>
      </w:ins>
      <w:r w:rsidRPr="003F7957">
        <w:rPr>
          <w:color w:val="000000"/>
          <w:sz w:val="22"/>
          <w:szCs w:val="22"/>
        </w:rPr>
        <w:t xml:space="preserve">extended and </w:t>
      </w:r>
      <w:ins w:id="42" w:author="Bo Li" w:date="2019-01-12T09:57:00Z">
        <w:r w:rsidR="00D8045B" w:rsidRPr="003F7957">
          <w:rPr>
            <w:color w:val="000000"/>
            <w:sz w:val="22"/>
            <w:szCs w:val="22"/>
          </w:rPr>
          <w:t xml:space="preserve">more </w:t>
        </w:r>
      </w:ins>
      <w:r w:rsidRPr="003F7957">
        <w:rPr>
          <w:color w:val="000000"/>
          <w:sz w:val="22"/>
          <w:szCs w:val="22"/>
        </w:rPr>
        <w:t>comprehensive</w:t>
      </w:r>
      <w:r w:rsidRPr="003F7957">
        <w:rPr>
          <w:sz w:val="22"/>
          <w:szCs w:val="22"/>
        </w:rPr>
        <w:t xml:space="preserve"> </w:t>
      </w:r>
      <w:ins w:id="43" w:author="Bo Li" w:date="2019-01-12T10:06:00Z">
        <w:r w:rsidR="003F7957">
          <w:rPr>
            <w:sz w:val="22"/>
            <w:szCs w:val="22"/>
          </w:rPr>
          <w:t xml:space="preserve">new </w:t>
        </w:r>
      </w:ins>
      <w:r w:rsidRPr="003F7957">
        <w:rPr>
          <w:sz w:val="22"/>
          <w:szCs w:val="22"/>
        </w:rPr>
        <w:t>benchmark</w:t>
      </w:r>
      <w:r w:rsidRPr="003F7957">
        <w:rPr>
          <w:color w:val="000000"/>
          <w:sz w:val="22"/>
          <w:szCs w:val="22"/>
        </w:rPr>
        <w:t>.</w:t>
      </w:r>
    </w:p>
    <w:p w14:paraId="4324B76D" w14:textId="77777777" w:rsidR="00840C5F" w:rsidRDefault="00840C5F">
      <w:pPr>
        <w:spacing w:line="360" w:lineRule="auto"/>
        <w:rPr>
          <w:color w:val="000000"/>
          <w:sz w:val="22"/>
          <w:szCs w:val="22"/>
        </w:rPr>
      </w:pPr>
    </w:p>
    <w:p w14:paraId="729DAD95" w14:textId="77777777" w:rsidR="00840C5F" w:rsidRDefault="0016559D">
      <w:pPr>
        <w:spacing w:line="360" w:lineRule="auto"/>
        <w:jc w:val="both"/>
        <w:rPr>
          <w:color w:val="000000"/>
          <w:sz w:val="22"/>
          <w:szCs w:val="22"/>
        </w:rPr>
      </w:pPr>
      <w:r>
        <w:rPr>
          <w:b/>
          <w:color w:val="000000"/>
          <w:sz w:val="22"/>
          <w:szCs w:val="22"/>
        </w:rPr>
        <w:t xml:space="preserve">Introduction: </w:t>
      </w:r>
    </w:p>
    <w:p w14:paraId="2507102A" w14:textId="1F6B15A5" w:rsidR="00EF1B89" w:rsidRPr="00EF1B89" w:rsidRDefault="0016559D" w:rsidP="00EF1B89">
      <w:pPr>
        <w:autoSpaceDE w:val="0"/>
        <w:autoSpaceDN w:val="0"/>
        <w:adjustRightInd w:val="0"/>
        <w:rPr>
          <w:ins w:id="44" w:author="Bo Li" w:date="2019-01-12T10:23:00Z"/>
          <w:sz w:val="22"/>
          <w:szCs w:val="22"/>
          <w:rPrChange w:id="45" w:author="Bo Li" w:date="2019-01-12T10:23:00Z">
            <w:rPr>
              <w:ins w:id="46" w:author="Bo Li" w:date="2019-01-12T10:23:00Z"/>
              <w:sz w:val="20"/>
              <w:szCs w:val="20"/>
            </w:rPr>
          </w:rPrChange>
        </w:rPr>
      </w:pPr>
      <w:commentRangeStart w:id="47"/>
      <w:r w:rsidRPr="00EF1B89">
        <w:rPr>
          <w:color w:val="000000"/>
          <w:sz w:val="22"/>
          <w:szCs w:val="22"/>
        </w:rPr>
        <w:t xml:space="preserve">2D scene </w:t>
      </w:r>
      <w:r w:rsidRPr="00EF1B89">
        <w:rPr>
          <w:sz w:val="22"/>
          <w:szCs w:val="22"/>
        </w:rPr>
        <w:t>image</w:t>
      </w:r>
      <w:r w:rsidRPr="00EF1B89">
        <w:rPr>
          <w:color w:val="000000"/>
          <w:sz w:val="22"/>
          <w:szCs w:val="22"/>
        </w:rPr>
        <w:t>-based 3D scene model retrieval is to retriev</w:t>
      </w:r>
      <w:r w:rsidRPr="00EF1B89">
        <w:rPr>
          <w:sz w:val="22"/>
          <w:szCs w:val="22"/>
        </w:rPr>
        <w:t>e</w:t>
      </w:r>
      <w:r w:rsidRPr="00EF1B89">
        <w:rPr>
          <w:color w:val="000000"/>
          <w:sz w:val="22"/>
          <w:szCs w:val="22"/>
        </w:rPr>
        <w:t xml:space="preserve"> 3D scene models given a</w:t>
      </w:r>
      <w:r w:rsidRPr="00EF1B89">
        <w:rPr>
          <w:sz w:val="22"/>
          <w:szCs w:val="22"/>
        </w:rPr>
        <w:t xml:space="preserve">n input </w:t>
      </w:r>
      <w:r w:rsidRPr="00EF1B89">
        <w:rPr>
          <w:color w:val="000000"/>
          <w:sz w:val="22"/>
          <w:szCs w:val="22"/>
        </w:rPr>
        <w:t>2D scene</w:t>
      </w:r>
      <w:r w:rsidRPr="00EF1B89">
        <w:rPr>
          <w:sz w:val="22"/>
          <w:szCs w:val="22"/>
        </w:rPr>
        <w:t xml:space="preserve"> image</w:t>
      </w:r>
      <w:r w:rsidRPr="00EF1B89">
        <w:rPr>
          <w:color w:val="000000"/>
          <w:sz w:val="22"/>
          <w:szCs w:val="22"/>
        </w:rPr>
        <w:t xml:space="preserve">. </w:t>
      </w:r>
      <w:ins w:id="48" w:author="Bo Li" w:date="2019-01-12T10:14:00Z">
        <w:r w:rsidR="00EF1B89" w:rsidRPr="00EF1B89">
          <w:rPr>
            <w:sz w:val="22"/>
            <w:szCs w:val="22"/>
            <w:rPrChange w:id="49" w:author="Bo Li" w:date="2019-01-12T10:20:00Z">
              <w:rPr>
                <w:sz w:val="20"/>
                <w:szCs w:val="20"/>
              </w:rPr>
            </w:rPrChange>
          </w:rPr>
          <w:t>It</w:t>
        </w:r>
        <w:r w:rsidR="003F7957" w:rsidRPr="00EF1B89">
          <w:rPr>
            <w:sz w:val="22"/>
            <w:szCs w:val="22"/>
            <w:rPrChange w:id="50" w:author="Bo Li" w:date="2019-01-12T10:20:00Z">
              <w:rPr>
                <w:sz w:val="20"/>
                <w:szCs w:val="20"/>
              </w:rPr>
            </w:rPrChange>
          </w:rPr>
          <w:t xml:space="preserve"> has vast related applications, including highly</w:t>
        </w:r>
        <w:r w:rsidR="00EF1B89" w:rsidRPr="00EF1B89">
          <w:rPr>
            <w:sz w:val="22"/>
            <w:szCs w:val="22"/>
            <w:rPrChange w:id="51" w:author="Bo Li" w:date="2019-01-12T10:20:00Z">
              <w:rPr>
                <w:sz w:val="20"/>
                <w:szCs w:val="20"/>
              </w:rPr>
            </w:rPrChange>
          </w:rPr>
          <w:t xml:space="preserve"> </w:t>
        </w:r>
        <w:r w:rsidR="003F7957" w:rsidRPr="00EF1B89">
          <w:rPr>
            <w:sz w:val="22"/>
            <w:szCs w:val="22"/>
            <w:rPrChange w:id="52" w:author="Bo Li" w:date="2019-01-12T10:20:00Z">
              <w:rPr>
                <w:sz w:val="20"/>
                <w:szCs w:val="20"/>
              </w:rPr>
            </w:rPrChange>
          </w:rPr>
          <w:t>capable autonomous vehicles like the Renault SYMBIOZ</w:t>
        </w:r>
        <w:r w:rsidR="00EF1B89" w:rsidRPr="00EF1B89">
          <w:rPr>
            <w:sz w:val="22"/>
            <w:szCs w:val="22"/>
            <w:rPrChange w:id="53" w:author="Bo Li" w:date="2019-01-12T10:20:00Z">
              <w:rPr>
                <w:sz w:val="20"/>
                <w:szCs w:val="20"/>
              </w:rPr>
            </w:rPrChange>
          </w:rPr>
          <w:t xml:space="preserve"> </w:t>
        </w:r>
        <w:r w:rsidR="003F7957" w:rsidRPr="00EF1B89">
          <w:rPr>
            <w:sz w:val="22"/>
            <w:szCs w:val="22"/>
            <w:rPrChange w:id="54" w:author="Bo Li" w:date="2019-01-12T10:20:00Z">
              <w:rPr>
                <w:sz w:val="20"/>
                <w:szCs w:val="20"/>
              </w:rPr>
            </w:rPrChange>
          </w:rPr>
          <w:t>[</w:t>
        </w:r>
      </w:ins>
      <w:ins w:id="55" w:author="Bo Li" w:date="2019-01-12T10:24:00Z">
        <w:r w:rsidR="00F53E2B">
          <w:rPr>
            <w:sz w:val="22"/>
            <w:szCs w:val="22"/>
          </w:rPr>
          <w:t>3</w:t>
        </w:r>
      </w:ins>
      <w:ins w:id="56" w:author="Bo Li" w:date="2019-01-12T10:14:00Z">
        <w:r w:rsidR="003F7957" w:rsidRPr="00EF1B89">
          <w:rPr>
            <w:sz w:val="22"/>
            <w:szCs w:val="22"/>
            <w:rPrChange w:id="57" w:author="Bo Li" w:date="2019-01-12T10:20:00Z">
              <w:rPr>
                <w:sz w:val="20"/>
                <w:szCs w:val="20"/>
              </w:rPr>
            </w:rPrChange>
          </w:rPr>
          <w:t>] [</w:t>
        </w:r>
      </w:ins>
      <w:ins w:id="58" w:author="Bo Li" w:date="2019-01-12T10:24:00Z">
        <w:r w:rsidR="00F53E2B">
          <w:rPr>
            <w:sz w:val="22"/>
            <w:szCs w:val="22"/>
          </w:rPr>
          <w:t>4</w:t>
        </w:r>
      </w:ins>
      <w:ins w:id="59" w:author="Bo Li" w:date="2019-01-12T10:14:00Z">
        <w:r w:rsidR="003F7957" w:rsidRPr="00EF1B89">
          <w:rPr>
            <w:sz w:val="22"/>
            <w:szCs w:val="22"/>
            <w:rPrChange w:id="60" w:author="Bo Li" w:date="2019-01-12T10:20:00Z">
              <w:rPr>
                <w:sz w:val="20"/>
                <w:szCs w:val="20"/>
              </w:rPr>
            </w:rPrChange>
          </w:rPr>
          <w:t>], multi-view 3D scene reconstruction, VR/AR scene</w:t>
        </w:r>
        <w:r w:rsidR="00EF1B89" w:rsidRPr="00EF1B89">
          <w:rPr>
            <w:sz w:val="22"/>
            <w:szCs w:val="22"/>
            <w:rPrChange w:id="61" w:author="Bo Li" w:date="2019-01-12T10:20:00Z">
              <w:rPr>
                <w:sz w:val="20"/>
                <w:szCs w:val="20"/>
              </w:rPr>
            </w:rPrChange>
          </w:rPr>
          <w:t xml:space="preserve"> </w:t>
        </w:r>
        <w:r w:rsidR="003F7957" w:rsidRPr="00EF1B89">
          <w:rPr>
            <w:sz w:val="22"/>
            <w:szCs w:val="22"/>
            <w:rPrChange w:id="62" w:author="Bo Li" w:date="2019-01-12T10:20:00Z">
              <w:rPr>
                <w:sz w:val="20"/>
                <w:szCs w:val="20"/>
              </w:rPr>
            </w:rPrChange>
          </w:rPr>
          <w:t>content generation, and consumer electronics apps. However,</w:t>
        </w:r>
        <w:r w:rsidR="00EF1B89" w:rsidRPr="00EF1B89">
          <w:rPr>
            <w:sz w:val="22"/>
            <w:szCs w:val="22"/>
            <w:rPrChange w:id="63" w:author="Bo Li" w:date="2019-01-12T10:20:00Z">
              <w:rPr>
                <w:sz w:val="20"/>
                <w:szCs w:val="20"/>
              </w:rPr>
            </w:rPrChange>
          </w:rPr>
          <w:t xml:space="preserve"> </w:t>
        </w:r>
      </w:ins>
      <w:ins w:id="64" w:author="Bo Li" w:date="2019-01-12T10:16:00Z">
        <w:r w:rsidR="00EF1B89" w:rsidRPr="00EF1B89">
          <w:rPr>
            <w:sz w:val="22"/>
            <w:szCs w:val="22"/>
            <w:rPrChange w:id="65" w:author="Bo Li" w:date="2019-01-12T10:20:00Z">
              <w:rPr>
                <w:sz w:val="20"/>
                <w:szCs w:val="20"/>
              </w:rPr>
            </w:rPrChange>
          </w:rPr>
          <w:t xml:space="preserve"> </w:t>
        </w:r>
      </w:ins>
      <w:del w:id="66" w:author="Bo Li" w:date="2019-01-12T10:16:00Z">
        <w:r w:rsidRPr="00EF1B89" w:rsidDel="00EF1B89">
          <w:rPr>
            <w:color w:val="000000"/>
            <w:sz w:val="22"/>
            <w:szCs w:val="22"/>
          </w:rPr>
          <w:delText>T</w:delText>
        </w:r>
      </w:del>
      <w:ins w:id="67" w:author="Bo Li" w:date="2019-01-12T10:16:00Z">
        <w:r w:rsidR="00EF1B89" w:rsidRPr="00EF1B89">
          <w:rPr>
            <w:color w:val="000000"/>
            <w:sz w:val="22"/>
            <w:szCs w:val="22"/>
          </w:rPr>
          <w:t>t</w:t>
        </w:r>
      </w:ins>
      <w:r w:rsidRPr="00EF1B89">
        <w:rPr>
          <w:color w:val="000000"/>
          <w:sz w:val="22"/>
          <w:szCs w:val="22"/>
        </w:rPr>
        <w:t>his task is far from tri</w:t>
      </w:r>
      <w:r w:rsidRPr="00EF1B89">
        <w:rPr>
          <w:sz w:val="22"/>
          <w:szCs w:val="22"/>
        </w:rPr>
        <w:t>vial</w:t>
      </w:r>
      <w:ins w:id="68" w:author="Bo Li" w:date="2019-01-12T10:15:00Z">
        <w:r w:rsidR="00EF1B89" w:rsidRPr="00EF1B89">
          <w:rPr>
            <w:sz w:val="22"/>
            <w:szCs w:val="22"/>
          </w:rPr>
          <w:t xml:space="preserve"> </w:t>
        </w:r>
      </w:ins>
      <w:ins w:id="69" w:author="Bo Li" w:date="2019-01-12T10:21:00Z">
        <w:r w:rsidR="00EF1B89">
          <w:rPr>
            <w:sz w:val="22"/>
            <w:szCs w:val="22"/>
          </w:rPr>
          <w:t xml:space="preserve">and lacks </w:t>
        </w:r>
      </w:ins>
      <w:ins w:id="70" w:author="Bo Li" w:date="2019-01-12T10:22:00Z">
        <w:r w:rsidR="00EF1B89">
          <w:rPr>
            <w:sz w:val="22"/>
            <w:szCs w:val="22"/>
          </w:rPr>
          <w:t>substantial</w:t>
        </w:r>
      </w:ins>
      <w:ins w:id="71" w:author="Bo Li" w:date="2019-01-12T10:21:00Z">
        <w:r w:rsidR="00EF1B89">
          <w:rPr>
            <w:sz w:val="22"/>
            <w:szCs w:val="22"/>
          </w:rPr>
          <w:t xml:space="preserve"> research </w:t>
        </w:r>
      </w:ins>
      <w:del w:id="72" w:author="Bo Li" w:date="2019-01-12T10:14:00Z">
        <w:r w:rsidRPr="00EF1B89" w:rsidDel="00EF1B89">
          <w:rPr>
            <w:sz w:val="22"/>
            <w:szCs w:val="22"/>
          </w:rPr>
          <w:delText>, for</w:delText>
        </w:r>
        <w:r w:rsidRPr="00EF1B89" w:rsidDel="00EF1B89">
          <w:rPr>
            <w:color w:val="000000"/>
            <w:sz w:val="22"/>
            <w:szCs w:val="22"/>
          </w:rPr>
          <w:delText xml:space="preserve"> </w:delText>
        </w:r>
        <w:r w:rsidRPr="00EF1B89" w:rsidDel="00EF1B89">
          <w:rPr>
            <w:sz w:val="22"/>
            <w:szCs w:val="22"/>
          </w:rPr>
          <w:delText>r</w:delText>
        </w:r>
        <w:r w:rsidRPr="00EF1B89" w:rsidDel="00EF1B89">
          <w:rPr>
            <w:color w:val="000000"/>
            <w:sz w:val="22"/>
            <w:szCs w:val="22"/>
          </w:rPr>
          <w:delText xml:space="preserve">ealistic </w:delText>
        </w:r>
        <w:r w:rsidRPr="00EF1B89" w:rsidDel="00EF1B89">
          <w:rPr>
            <w:sz w:val="22"/>
            <w:szCs w:val="22"/>
          </w:rPr>
          <w:delText>2D scene images lack 3D geometric context as well as semantic information.</w:delText>
        </w:r>
      </w:del>
      <w:del w:id="73" w:author="Bo Li" w:date="2019-01-12T10:15:00Z">
        <w:r w:rsidRPr="00EF1B89" w:rsidDel="00EF1B89">
          <w:rPr>
            <w:sz w:val="22"/>
            <w:szCs w:val="22"/>
          </w:rPr>
          <w:delText xml:space="preserve"> </w:delText>
        </w:r>
      </w:del>
      <w:ins w:id="74" w:author="Bo Li" w:date="2019-01-12T10:18:00Z">
        <w:r w:rsidR="00EF1B89" w:rsidRPr="00EF1B89">
          <w:rPr>
            <w:sz w:val="22"/>
            <w:szCs w:val="22"/>
            <w:rPrChange w:id="75" w:author="Bo Li" w:date="2019-01-12T10:20:00Z">
              <w:rPr>
                <w:sz w:val="20"/>
                <w:szCs w:val="20"/>
              </w:rPr>
            </w:rPrChange>
          </w:rPr>
          <w:t xml:space="preserve">due to the challenges involved and lack of related </w:t>
        </w:r>
        <w:r w:rsidR="00EF1B89" w:rsidRPr="00EF1B89">
          <w:rPr>
            <w:sz w:val="22"/>
            <w:szCs w:val="22"/>
            <w:rPrChange w:id="76" w:author="Bo Li" w:date="2019-01-12T10:20:00Z">
              <w:rPr>
                <w:sz w:val="20"/>
                <w:szCs w:val="20"/>
              </w:rPr>
            </w:rPrChange>
          </w:rPr>
          <w:t>retrieval benchmarks</w:t>
        </w:r>
      </w:ins>
      <w:del w:id="77" w:author="Bo Li" w:date="2019-01-12T10:15:00Z">
        <w:r w:rsidRPr="00EF1B89" w:rsidDel="00EF1B89">
          <w:rPr>
            <w:sz w:val="22"/>
            <w:szCs w:val="22"/>
          </w:rPr>
          <w:delText>D</w:delText>
        </w:r>
      </w:del>
      <w:del w:id="78" w:author="Bo Li" w:date="2019-01-12T10:18:00Z">
        <w:r w:rsidRPr="00EF1B89" w:rsidDel="00EF1B89">
          <w:rPr>
            <w:sz w:val="22"/>
            <w:szCs w:val="22"/>
          </w:rPr>
          <w:delText>ue to limited 3D scene benchmarks and vast ambiguity in dimensional semantic information between scene images and scene models</w:delText>
        </w:r>
      </w:del>
      <w:del w:id="79" w:author="Bo Li" w:date="2019-01-12T10:15:00Z">
        <w:r w:rsidRPr="00EF1B89" w:rsidDel="00EF1B89">
          <w:rPr>
            <w:sz w:val="22"/>
            <w:szCs w:val="22"/>
          </w:rPr>
          <w:delText>,</w:delText>
        </w:r>
      </w:del>
      <w:ins w:id="80" w:author="Bo Li" w:date="2019-01-12T10:15:00Z">
        <w:r w:rsidR="00EF1B89" w:rsidRPr="00EF1B89">
          <w:rPr>
            <w:sz w:val="22"/>
            <w:szCs w:val="22"/>
          </w:rPr>
          <w:t>.</w:t>
        </w:r>
      </w:ins>
      <w:r w:rsidRPr="00EF1B89">
        <w:rPr>
          <w:sz w:val="22"/>
          <w:szCs w:val="22"/>
        </w:rPr>
        <w:t xml:space="preserve"> </w:t>
      </w:r>
      <w:ins w:id="81" w:author="Bo Li" w:date="2019-01-12T10:22:00Z">
        <w:r w:rsidR="00EF1B89">
          <w:rPr>
            <w:sz w:val="22"/>
            <w:szCs w:val="22"/>
          </w:rPr>
          <w:t xml:space="preserve">Consequently, </w:t>
        </w:r>
      </w:ins>
      <w:del w:id="82" w:author="Bo Li" w:date="2019-01-11T18:01:00Z">
        <w:r w:rsidRPr="00EF1B89" w:rsidDel="00397B54">
          <w:rPr>
            <w:sz w:val="22"/>
            <w:szCs w:val="22"/>
          </w:rPr>
          <w:delText xml:space="preserve"> </w:delText>
        </w:r>
      </w:del>
      <w:ins w:id="83" w:author="Bo Li" w:date="2019-01-12T10:22:00Z">
        <w:r w:rsidR="00EF1B89">
          <w:rPr>
            <w:sz w:val="22"/>
            <w:szCs w:val="22"/>
          </w:rPr>
          <w:t>e</w:t>
        </w:r>
      </w:ins>
      <w:ins w:id="84" w:author="Bo Li" w:date="2019-01-12T10:15:00Z">
        <w:r w:rsidR="00EF1B89" w:rsidRPr="00EF1B89">
          <w:rPr>
            <w:sz w:val="22"/>
            <w:szCs w:val="22"/>
          </w:rPr>
          <w:t xml:space="preserve">xisting </w:t>
        </w:r>
      </w:ins>
      <w:r w:rsidRPr="00EF1B89">
        <w:rPr>
          <w:sz w:val="22"/>
          <w:szCs w:val="22"/>
        </w:rPr>
        <w:t xml:space="preserve">3D model retrieval algorithms have </w:t>
      </w:r>
      <w:del w:id="85" w:author="Bo Li" w:date="2019-01-12T10:22:00Z">
        <w:r w:rsidRPr="00EF1B89" w:rsidDel="00EF1B89">
          <w:rPr>
            <w:sz w:val="22"/>
            <w:szCs w:val="22"/>
          </w:rPr>
          <w:delText xml:space="preserve">consequently </w:delText>
        </w:r>
      </w:del>
      <w:r w:rsidRPr="00EF1B89">
        <w:rPr>
          <w:sz w:val="22"/>
          <w:szCs w:val="22"/>
        </w:rPr>
        <w:t>bee</w:t>
      </w:r>
      <w:r w:rsidRPr="00EF1B89">
        <w:rPr>
          <w:sz w:val="22"/>
          <w:szCs w:val="22"/>
        </w:rPr>
        <w:t>n limited to</w:t>
      </w:r>
      <w:r w:rsidRPr="00EF1B89">
        <w:rPr>
          <w:color w:val="000000"/>
          <w:sz w:val="22"/>
          <w:szCs w:val="22"/>
        </w:rPr>
        <w:t xml:space="preserve"> focus on single object retrieval</w:t>
      </w:r>
      <w:r w:rsidRPr="00EF1B89">
        <w:rPr>
          <w:sz w:val="22"/>
          <w:szCs w:val="22"/>
        </w:rPr>
        <w:t xml:space="preserve">. </w:t>
      </w:r>
      <w:ins w:id="86" w:author="Bo Li" w:date="2019-01-12T10:23:00Z">
        <w:r w:rsidR="00EF1B89" w:rsidRPr="00EF1B89">
          <w:rPr>
            <w:sz w:val="22"/>
            <w:szCs w:val="22"/>
            <w:rPrChange w:id="87" w:author="Bo Li" w:date="2019-01-12T10:23:00Z">
              <w:rPr>
                <w:sz w:val="20"/>
                <w:szCs w:val="20"/>
              </w:rPr>
            </w:rPrChange>
          </w:rPr>
          <w:t>Seeing the benefits of advances in</w:t>
        </w:r>
      </w:ins>
    </w:p>
    <w:p w14:paraId="261916EE" w14:textId="1BB49200" w:rsidR="00840C5F" w:rsidRPr="00EF1B89" w:rsidDel="00EF1B89" w:rsidRDefault="00EF1B89" w:rsidP="00EF1B89">
      <w:pPr>
        <w:autoSpaceDE w:val="0"/>
        <w:autoSpaceDN w:val="0"/>
        <w:adjustRightInd w:val="0"/>
        <w:rPr>
          <w:del w:id="88" w:author="Bo Li" w:date="2019-01-12T10:23:00Z"/>
          <w:sz w:val="22"/>
          <w:szCs w:val="22"/>
        </w:rPr>
        <w:pPrChange w:id="89" w:author="Bo Li" w:date="2019-01-12T10:16:00Z">
          <w:pPr>
            <w:spacing w:line="360" w:lineRule="auto"/>
          </w:pPr>
        </w:pPrChange>
      </w:pPr>
      <w:ins w:id="90" w:author="Bo Li" w:date="2019-01-12T10:23:00Z">
        <w:r w:rsidRPr="00EF1B89">
          <w:rPr>
            <w:sz w:val="22"/>
            <w:szCs w:val="22"/>
            <w:rPrChange w:id="91" w:author="Bo Li" w:date="2019-01-12T10:23:00Z">
              <w:rPr>
                <w:sz w:val="20"/>
                <w:szCs w:val="20"/>
              </w:rPr>
            </w:rPrChange>
          </w:rPr>
          <w:t>retrieving 3D scene models based on a scene image query</w:t>
        </w:r>
        <w:r w:rsidRPr="00EF1B89">
          <w:rPr>
            <w:sz w:val="22"/>
            <w:szCs w:val="22"/>
            <w:rPrChange w:id="92" w:author="Bo Li" w:date="2019-01-12T10:23:00Z">
              <w:rPr>
                <w:sz w:val="20"/>
                <w:szCs w:val="20"/>
              </w:rPr>
            </w:rPrChange>
          </w:rPr>
          <w:t xml:space="preserve"> </w:t>
        </w:r>
        <w:r w:rsidRPr="00EF1B89">
          <w:rPr>
            <w:sz w:val="22"/>
            <w:szCs w:val="22"/>
            <w:rPrChange w:id="93" w:author="Bo Li" w:date="2019-01-12T10:23:00Z">
              <w:rPr>
                <w:sz w:val="20"/>
                <w:szCs w:val="20"/>
              </w:rPr>
            </w:rPrChange>
          </w:rPr>
          <w:t>makes this research direction useful, promising, and interesting</w:t>
        </w:r>
        <w:r w:rsidRPr="00EF1B89">
          <w:rPr>
            <w:sz w:val="22"/>
            <w:szCs w:val="22"/>
            <w:rPrChange w:id="94" w:author="Bo Li" w:date="2019-01-12T10:23:00Z">
              <w:rPr>
                <w:sz w:val="20"/>
                <w:szCs w:val="20"/>
              </w:rPr>
            </w:rPrChange>
          </w:rPr>
          <w:t xml:space="preserve"> </w:t>
        </w:r>
        <w:r w:rsidRPr="00EF1B89">
          <w:rPr>
            <w:sz w:val="22"/>
            <w:szCs w:val="22"/>
            <w:rPrChange w:id="95" w:author="Bo Li" w:date="2019-01-12T10:23:00Z">
              <w:rPr>
                <w:sz w:val="20"/>
                <w:szCs w:val="20"/>
              </w:rPr>
            </w:rPrChange>
          </w:rPr>
          <w:t>as well.</w:t>
        </w:r>
        <w:r w:rsidRPr="00EF1B89" w:rsidDel="00EF1B89">
          <w:rPr>
            <w:sz w:val="22"/>
            <w:szCs w:val="22"/>
          </w:rPr>
          <w:t xml:space="preserve"> </w:t>
        </w:r>
      </w:ins>
      <w:del w:id="96" w:author="Bo Li" w:date="2019-01-12T10:23:00Z">
        <w:r w:rsidR="0016559D" w:rsidRPr="00EF1B89" w:rsidDel="00EF1B89">
          <w:rPr>
            <w:sz w:val="22"/>
            <w:szCs w:val="22"/>
          </w:rPr>
          <w:delText xml:space="preserve">Our motivation behind this research are its extensive contributions to 3D scene understanding as well as reconstruction, </w:delText>
        </w:r>
      </w:del>
      <w:del w:id="97" w:author="Bo Li" w:date="2019-01-12T10:16:00Z">
        <w:r w:rsidR="0016559D" w:rsidRPr="00EF1B89" w:rsidDel="00EF1B89">
          <w:rPr>
            <w:sz w:val="22"/>
            <w:szCs w:val="22"/>
          </w:rPr>
          <w:delText xml:space="preserve">Autonomous </w:delText>
        </w:r>
      </w:del>
      <w:del w:id="98" w:author="Bo Li" w:date="2019-01-12T10:23:00Z">
        <w:r w:rsidR="0016559D" w:rsidRPr="00EF1B89" w:rsidDel="00EF1B89">
          <w:rPr>
            <w:sz w:val="22"/>
            <w:szCs w:val="22"/>
          </w:rPr>
          <w:delText xml:space="preserve">systems, 3D printing, etc.  </w:delText>
        </w:r>
      </w:del>
    </w:p>
    <w:commentRangeEnd w:id="47"/>
    <w:p w14:paraId="2B916E39" w14:textId="772B60D9" w:rsidR="00840C5F" w:rsidDel="00F53E2B" w:rsidRDefault="0016559D" w:rsidP="00EF1B89">
      <w:pPr>
        <w:autoSpaceDE w:val="0"/>
        <w:autoSpaceDN w:val="0"/>
        <w:adjustRightInd w:val="0"/>
        <w:rPr>
          <w:del w:id="99" w:author="Bo Li" w:date="2019-01-12T10:23:00Z"/>
          <w:color w:val="000000"/>
          <w:sz w:val="22"/>
          <w:szCs w:val="22"/>
        </w:rPr>
      </w:pPr>
      <w:del w:id="100" w:author="Bo Li" w:date="2019-01-12T10:23:00Z">
        <w:r w:rsidDel="00EF1B89">
          <w:commentReference w:id="47"/>
        </w:r>
      </w:del>
    </w:p>
    <w:p w14:paraId="35B3E06A" w14:textId="664A50F2" w:rsidR="00F53E2B" w:rsidRDefault="00F53E2B" w:rsidP="00F53E2B">
      <w:pPr>
        <w:autoSpaceDE w:val="0"/>
        <w:autoSpaceDN w:val="0"/>
        <w:adjustRightInd w:val="0"/>
        <w:jc w:val="both"/>
        <w:rPr>
          <w:ins w:id="101" w:author="Bo Li" w:date="2019-01-12T10:29:00Z"/>
          <w:sz w:val="22"/>
          <w:szCs w:val="22"/>
        </w:rPr>
        <w:pPrChange w:id="102" w:author="Bo Li" w:date="2019-01-12T10:28:00Z">
          <w:pPr>
            <w:autoSpaceDE w:val="0"/>
            <w:autoSpaceDN w:val="0"/>
            <w:adjustRightInd w:val="0"/>
          </w:pPr>
        </w:pPrChange>
      </w:pPr>
      <w:ins w:id="103" w:author="Bo Li" w:date="2019-01-12T10:28:00Z">
        <w:r w:rsidRPr="00F53E2B">
          <w:rPr>
            <w:sz w:val="22"/>
            <w:szCs w:val="22"/>
            <w:rPrChange w:id="104" w:author="Bo Li" w:date="2019-01-12T10:28:00Z">
              <w:rPr>
                <w:sz w:val="20"/>
                <w:szCs w:val="20"/>
              </w:rPr>
            </w:rPrChange>
          </w:rPr>
          <w:t>To promote this interesting yet challenging research, we</w:t>
        </w:r>
        <w:r>
          <w:rPr>
            <w:sz w:val="22"/>
            <w:szCs w:val="22"/>
          </w:rPr>
          <w:t xml:space="preserve"> </w:t>
        </w:r>
        <w:r w:rsidRPr="00F53E2B">
          <w:rPr>
            <w:sz w:val="22"/>
            <w:szCs w:val="22"/>
            <w:rPrChange w:id="105" w:author="Bo Li" w:date="2019-01-12T10:28:00Z">
              <w:rPr>
                <w:sz w:val="20"/>
                <w:szCs w:val="20"/>
              </w:rPr>
            </w:rPrChange>
          </w:rPr>
          <w:t xml:space="preserve">organized </w:t>
        </w:r>
      </w:ins>
      <w:ins w:id="106" w:author="Bo Li" w:date="2019-01-12T10:30:00Z">
        <w:r>
          <w:rPr>
            <w:sz w:val="22"/>
            <w:szCs w:val="22"/>
          </w:rPr>
          <w:t>a</w:t>
        </w:r>
      </w:ins>
      <w:ins w:id="107" w:author="Bo Li" w:date="2019-01-12T10:28:00Z">
        <w:r w:rsidRPr="00F53E2B">
          <w:rPr>
            <w:sz w:val="22"/>
            <w:szCs w:val="22"/>
            <w:rPrChange w:id="108" w:author="Bo Li" w:date="2019-01-12T10:28:00Z">
              <w:rPr>
                <w:sz w:val="20"/>
                <w:szCs w:val="20"/>
              </w:rPr>
            </w:rPrChange>
          </w:rPr>
          <w:t xml:space="preserve"> 2018 Eurographics Shape Retrieval Contest</w:t>
        </w:r>
        <w:r>
          <w:rPr>
            <w:sz w:val="22"/>
            <w:szCs w:val="22"/>
          </w:rPr>
          <w:t xml:space="preserve"> </w:t>
        </w:r>
        <w:r w:rsidRPr="00F53E2B">
          <w:rPr>
            <w:sz w:val="22"/>
            <w:szCs w:val="22"/>
            <w:rPrChange w:id="109" w:author="Bo Li" w:date="2019-01-12T10:28:00Z">
              <w:rPr>
                <w:sz w:val="20"/>
                <w:szCs w:val="20"/>
              </w:rPr>
            </w:rPrChange>
          </w:rPr>
          <w:t>(SHREC) tracks [21, 2, 22, 3] titl</w:t>
        </w:r>
        <w:r w:rsidRPr="00F53E2B">
          <w:rPr>
            <w:sz w:val="22"/>
            <w:szCs w:val="22"/>
          </w:rPr>
          <w:t xml:space="preserve">ed </w:t>
        </w:r>
        <w:r w:rsidRPr="00F53E2B">
          <w:rPr>
            <w:sz w:val="22"/>
            <w:szCs w:val="22"/>
            <w:rPrChange w:id="110" w:author="Bo Li" w:date="2019-01-12T10:28:00Z">
              <w:rPr>
                <w:sz w:val="20"/>
                <w:szCs w:val="20"/>
              </w:rPr>
            </w:rPrChange>
          </w:rPr>
          <w:t>“2D Scene Image-Based 3D Scene Retrieval”, by building the first 2D sc</w:t>
        </w:r>
        <w:r w:rsidRPr="00F53E2B">
          <w:rPr>
            <w:sz w:val="22"/>
            <w:szCs w:val="22"/>
          </w:rPr>
          <w:t xml:space="preserve">ene </w:t>
        </w:r>
        <w:r w:rsidRPr="00F53E2B">
          <w:rPr>
            <w:sz w:val="22"/>
            <w:szCs w:val="22"/>
            <w:rPrChange w:id="111" w:author="Bo Li" w:date="2019-01-12T10:28:00Z">
              <w:rPr>
                <w:sz w:val="20"/>
                <w:szCs w:val="20"/>
              </w:rPr>
            </w:rPrChange>
          </w:rPr>
          <w:t xml:space="preserve">image-based 3D scene retrieval benchmark </w:t>
        </w:r>
        <w:r w:rsidRPr="00F53E2B">
          <w:rPr>
            <w:b/>
            <w:bCs/>
            <w:sz w:val="22"/>
            <w:szCs w:val="22"/>
            <w:rPrChange w:id="112" w:author="Bo Li" w:date="2019-01-12T10:28:00Z">
              <w:rPr>
                <w:b/>
                <w:bCs/>
                <w:sz w:val="20"/>
                <w:szCs w:val="20"/>
              </w:rPr>
            </w:rPrChange>
          </w:rPr>
          <w:t>SceneIBR</w:t>
        </w:r>
      </w:ins>
      <w:ins w:id="113" w:author="Bo Li" w:date="2019-01-12T10:36:00Z">
        <w:r w:rsidR="00FE14C1">
          <w:rPr>
            <w:b/>
            <w:bCs/>
            <w:sz w:val="22"/>
            <w:szCs w:val="22"/>
          </w:rPr>
          <w:t>2018</w:t>
        </w:r>
      </w:ins>
      <w:ins w:id="114" w:author="Bo Li" w:date="2019-01-12T10:31:00Z">
        <w:r w:rsidRPr="00F53E2B">
          <w:rPr>
            <w:bCs/>
            <w:sz w:val="22"/>
            <w:szCs w:val="22"/>
            <w:rPrChange w:id="115" w:author="Bo Li" w:date="2019-01-12T10:31:00Z">
              <w:rPr>
                <w:b/>
                <w:bCs/>
                <w:sz w:val="22"/>
                <w:szCs w:val="22"/>
              </w:rPr>
            </w:rPrChange>
          </w:rPr>
          <w:t>, which has</w:t>
        </w:r>
      </w:ins>
      <w:ins w:id="116" w:author="Bo Li" w:date="2019-01-12T10:28:00Z">
        <w:r w:rsidRPr="00F53E2B">
          <w:rPr>
            <w:sz w:val="22"/>
            <w:szCs w:val="22"/>
            <w:rPrChange w:id="117" w:author="Bo Li" w:date="2019-01-12T10:28:00Z">
              <w:rPr>
                <w:sz w:val="20"/>
                <w:szCs w:val="20"/>
              </w:rPr>
            </w:rPrChange>
          </w:rPr>
          <w:t>10,000 2D scene images</w:t>
        </w:r>
      </w:ins>
      <w:ins w:id="118" w:author="Bo Li" w:date="2019-01-12T10:32:00Z">
        <w:r>
          <w:rPr>
            <w:sz w:val="22"/>
            <w:szCs w:val="22"/>
          </w:rPr>
          <w:t xml:space="preserve"> and 1,000 3D scene models</w:t>
        </w:r>
      </w:ins>
      <w:ins w:id="119" w:author="Bo Li" w:date="2019-01-12T10:28:00Z">
        <w:r w:rsidRPr="00F53E2B">
          <w:rPr>
            <w:sz w:val="22"/>
            <w:szCs w:val="22"/>
            <w:rPrChange w:id="120" w:author="Bo Li" w:date="2019-01-12T10:28:00Z">
              <w:rPr>
                <w:sz w:val="20"/>
                <w:szCs w:val="20"/>
              </w:rPr>
            </w:rPrChange>
          </w:rPr>
          <w:t>. All</w:t>
        </w:r>
      </w:ins>
      <w:ins w:id="121" w:author="Bo Li" w:date="2019-01-12T10:29:00Z">
        <w:r>
          <w:rPr>
            <w:sz w:val="22"/>
            <w:szCs w:val="22"/>
          </w:rPr>
          <w:t xml:space="preserve"> </w:t>
        </w:r>
      </w:ins>
      <w:ins w:id="122" w:author="Bo Li" w:date="2019-01-12T10:28:00Z">
        <w:r w:rsidRPr="00F53E2B">
          <w:rPr>
            <w:sz w:val="22"/>
            <w:szCs w:val="22"/>
            <w:rPrChange w:id="123" w:author="Bo Li" w:date="2019-01-12T10:28:00Z">
              <w:rPr>
                <w:sz w:val="20"/>
                <w:szCs w:val="20"/>
              </w:rPr>
            </w:rPrChange>
          </w:rPr>
          <w:t>the images and models are equally classified into</w:t>
        </w:r>
      </w:ins>
      <w:ins w:id="124" w:author="Bo Li" w:date="2019-01-12T10:29:00Z">
        <w:r>
          <w:rPr>
            <w:sz w:val="22"/>
            <w:szCs w:val="22"/>
          </w:rPr>
          <w:t xml:space="preserve"> </w:t>
        </w:r>
      </w:ins>
      <w:ins w:id="125" w:author="Bo Li" w:date="2019-01-12T10:28:00Z">
        <w:r w:rsidRPr="00F53E2B">
          <w:rPr>
            <w:sz w:val="22"/>
            <w:szCs w:val="22"/>
            <w:rPrChange w:id="126" w:author="Bo Li" w:date="2019-01-12T10:28:00Z">
              <w:rPr>
                <w:sz w:val="20"/>
                <w:szCs w:val="20"/>
              </w:rPr>
            </w:rPrChange>
          </w:rPr>
          <w:t>10 indoor as well as outdoor classes.</w:t>
        </w:r>
      </w:ins>
    </w:p>
    <w:p w14:paraId="194C6977" w14:textId="77777777" w:rsidR="00F53E2B" w:rsidRPr="00F53E2B" w:rsidRDefault="00F53E2B" w:rsidP="00F53E2B">
      <w:pPr>
        <w:autoSpaceDE w:val="0"/>
        <w:autoSpaceDN w:val="0"/>
        <w:adjustRightInd w:val="0"/>
        <w:jc w:val="both"/>
        <w:rPr>
          <w:ins w:id="127" w:author="Bo Li" w:date="2019-01-12T10:28:00Z"/>
          <w:sz w:val="22"/>
          <w:szCs w:val="22"/>
          <w:rPrChange w:id="128" w:author="Bo Li" w:date="2019-01-12T10:28:00Z">
            <w:rPr>
              <w:ins w:id="129" w:author="Bo Li" w:date="2019-01-12T10:28:00Z"/>
              <w:sz w:val="20"/>
              <w:szCs w:val="20"/>
            </w:rPr>
          </w:rPrChange>
        </w:rPr>
        <w:pPrChange w:id="130" w:author="Bo Li" w:date="2019-01-12T10:28:00Z">
          <w:pPr>
            <w:autoSpaceDE w:val="0"/>
            <w:autoSpaceDN w:val="0"/>
            <w:adjustRightInd w:val="0"/>
          </w:pPr>
        </w:pPrChange>
      </w:pPr>
    </w:p>
    <w:p w14:paraId="3FB256CC" w14:textId="1B9400E8" w:rsidR="00F53E2B" w:rsidRPr="00F53E2B" w:rsidRDefault="00F53E2B" w:rsidP="00F53E2B">
      <w:pPr>
        <w:autoSpaceDE w:val="0"/>
        <w:autoSpaceDN w:val="0"/>
        <w:adjustRightInd w:val="0"/>
        <w:jc w:val="both"/>
        <w:rPr>
          <w:ins w:id="131" w:author="Bo Li" w:date="2019-01-12T10:28:00Z"/>
          <w:b/>
          <w:bCs/>
          <w:sz w:val="22"/>
          <w:szCs w:val="22"/>
          <w:rPrChange w:id="132" w:author="Bo Li" w:date="2019-01-12T10:28:00Z">
            <w:rPr>
              <w:ins w:id="133" w:author="Bo Li" w:date="2019-01-12T10:28:00Z"/>
              <w:b/>
              <w:bCs/>
              <w:sz w:val="20"/>
              <w:szCs w:val="20"/>
            </w:rPr>
          </w:rPrChange>
        </w:rPr>
        <w:pPrChange w:id="134" w:author="Bo Li" w:date="2019-01-12T10:28:00Z">
          <w:pPr>
            <w:autoSpaceDE w:val="0"/>
            <w:autoSpaceDN w:val="0"/>
            <w:adjustRightInd w:val="0"/>
          </w:pPr>
        </w:pPrChange>
      </w:pPr>
      <w:ins w:id="135" w:author="Bo Li" w:date="2019-01-12T10:28:00Z">
        <w:r w:rsidRPr="00F53E2B">
          <w:rPr>
            <w:sz w:val="22"/>
            <w:szCs w:val="22"/>
            <w:rPrChange w:id="136" w:author="Bo Li" w:date="2019-01-12T10:28:00Z">
              <w:rPr>
                <w:sz w:val="20"/>
                <w:szCs w:val="20"/>
              </w:rPr>
            </w:rPrChange>
          </w:rPr>
          <w:t xml:space="preserve">However, as can be seen, </w:t>
        </w:r>
      </w:ins>
      <w:ins w:id="137" w:author="Bo Li" w:date="2019-01-12T10:33:00Z">
        <w:r w:rsidRPr="00856B30">
          <w:rPr>
            <w:b/>
            <w:bCs/>
            <w:sz w:val="22"/>
            <w:szCs w:val="22"/>
          </w:rPr>
          <w:t>SceneIBR</w:t>
        </w:r>
      </w:ins>
      <w:ins w:id="138" w:author="Bo Li" w:date="2019-01-12T10:36:00Z">
        <w:r w:rsidR="00FE14C1">
          <w:rPr>
            <w:b/>
            <w:bCs/>
            <w:sz w:val="22"/>
            <w:szCs w:val="22"/>
          </w:rPr>
          <w:t>2018</w:t>
        </w:r>
      </w:ins>
      <w:ins w:id="139" w:author="Bo Li" w:date="2019-01-12T10:33:00Z">
        <w:r w:rsidRPr="00F53E2B">
          <w:rPr>
            <w:sz w:val="22"/>
            <w:szCs w:val="22"/>
          </w:rPr>
          <w:t xml:space="preserve"> </w:t>
        </w:r>
      </w:ins>
      <w:ins w:id="140" w:author="Bo Li" w:date="2019-01-12T10:28:00Z">
        <w:r w:rsidRPr="00F53E2B">
          <w:rPr>
            <w:sz w:val="22"/>
            <w:szCs w:val="22"/>
            <w:rPrChange w:id="141" w:author="Bo Li" w:date="2019-01-12T10:28:00Z">
              <w:rPr>
                <w:sz w:val="20"/>
                <w:szCs w:val="20"/>
              </w:rPr>
            </w:rPrChange>
          </w:rPr>
          <w:t>contain</w:t>
        </w:r>
      </w:ins>
      <w:ins w:id="142" w:author="Bo Li" w:date="2019-01-12T10:33:00Z">
        <w:r>
          <w:rPr>
            <w:sz w:val="22"/>
            <w:szCs w:val="22"/>
          </w:rPr>
          <w:t>s</w:t>
        </w:r>
      </w:ins>
      <w:ins w:id="143" w:author="Bo Li" w:date="2019-01-12T10:28:00Z">
        <w:r w:rsidRPr="00F53E2B">
          <w:rPr>
            <w:sz w:val="22"/>
            <w:szCs w:val="22"/>
            <w:rPrChange w:id="144" w:author="Bo Li" w:date="2019-01-12T10:28:00Z">
              <w:rPr>
                <w:sz w:val="20"/>
                <w:szCs w:val="20"/>
              </w:rPr>
            </w:rPrChange>
          </w:rPr>
          <w:t xml:space="preserve"> only</w:t>
        </w:r>
      </w:ins>
      <w:ins w:id="145" w:author="Bo Li" w:date="2019-01-12T10:29:00Z">
        <w:r>
          <w:rPr>
            <w:sz w:val="22"/>
            <w:szCs w:val="22"/>
          </w:rPr>
          <w:t xml:space="preserve"> </w:t>
        </w:r>
      </w:ins>
      <w:ins w:id="146" w:author="Bo Li" w:date="2019-01-12T10:28:00Z">
        <w:r w:rsidRPr="00F53E2B">
          <w:rPr>
            <w:sz w:val="22"/>
            <w:szCs w:val="22"/>
            <w:rPrChange w:id="147" w:author="Bo Li" w:date="2019-01-12T10:28:00Z">
              <w:rPr>
                <w:sz w:val="20"/>
                <w:szCs w:val="20"/>
              </w:rPr>
            </w:rPrChange>
          </w:rPr>
          <w:t xml:space="preserve">10 </w:t>
        </w:r>
      </w:ins>
      <w:ins w:id="148" w:author="Bo Li" w:date="2019-01-12T10:34:00Z">
        <w:r w:rsidR="00FE14C1">
          <w:rPr>
            <w:sz w:val="22"/>
            <w:szCs w:val="22"/>
          </w:rPr>
          <w:t xml:space="preserve">distinct </w:t>
        </w:r>
      </w:ins>
      <w:ins w:id="149" w:author="Bo Li" w:date="2019-01-12T10:28:00Z">
        <w:r w:rsidRPr="00F53E2B">
          <w:rPr>
            <w:sz w:val="22"/>
            <w:szCs w:val="22"/>
            <w:rPrChange w:id="150" w:author="Bo Li" w:date="2019-01-12T10:28:00Z">
              <w:rPr>
                <w:sz w:val="20"/>
                <w:szCs w:val="20"/>
              </w:rPr>
            </w:rPrChange>
          </w:rPr>
          <w:t>scene classes, and this is one of the reasons that all</w:t>
        </w:r>
      </w:ins>
      <w:ins w:id="151" w:author="Bo Li" w:date="2019-01-12T10:29:00Z">
        <w:r>
          <w:rPr>
            <w:sz w:val="22"/>
            <w:szCs w:val="22"/>
          </w:rPr>
          <w:t xml:space="preserve"> </w:t>
        </w:r>
      </w:ins>
      <w:ins w:id="152" w:author="Bo Li" w:date="2019-01-12T10:28:00Z">
        <w:r w:rsidRPr="00F53E2B">
          <w:rPr>
            <w:sz w:val="22"/>
            <w:szCs w:val="22"/>
            <w:rPrChange w:id="153" w:author="Bo Li" w:date="2019-01-12T10:28:00Z">
              <w:rPr>
                <w:sz w:val="20"/>
                <w:szCs w:val="20"/>
              </w:rPr>
            </w:rPrChange>
          </w:rPr>
          <w:t xml:space="preserve">the </w:t>
        </w:r>
        <w:proofErr w:type="gramStart"/>
        <w:r w:rsidRPr="00F53E2B">
          <w:rPr>
            <w:sz w:val="22"/>
            <w:szCs w:val="22"/>
            <w:rPrChange w:id="154" w:author="Bo Li" w:date="2019-01-12T10:28:00Z">
              <w:rPr>
                <w:sz w:val="20"/>
                <w:szCs w:val="20"/>
              </w:rPr>
            </w:rPrChange>
          </w:rPr>
          <w:t>three deep</w:t>
        </w:r>
        <w:proofErr w:type="gramEnd"/>
        <w:r w:rsidRPr="00F53E2B">
          <w:rPr>
            <w:sz w:val="22"/>
            <w:szCs w:val="22"/>
            <w:rPrChange w:id="155" w:author="Bo Li" w:date="2019-01-12T10:28:00Z">
              <w:rPr>
                <w:sz w:val="20"/>
                <w:szCs w:val="20"/>
              </w:rPr>
            </w:rPrChange>
          </w:rPr>
          <w:t xml:space="preserve"> learning-based participating methods have</w:t>
        </w:r>
      </w:ins>
      <w:ins w:id="156" w:author="Bo Li" w:date="2019-01-12T10:29:00Z">
        <w:r>
          <w:rPr>
            <w:sz w:val="22"/>
            <w:szCs w:val="22"/>
          </w:rPr>
          <w:t xml:space="preserve"> </w:t>
        </w:r>
      </w:ins>
      <w:ins w:id="157" w:author="Bo Li" w:date="2019-01-12T10:28:00Z">
        <w:r w:rsidRPr="00F53E2B">
          <w:rPr>
            <w:sz w:val="22"/>
            <w:szCs w:val="22"/>
            <w:rPrChange w:id="158" w:author="Bo Li" w:date="2019-01-12T10:28:00Z">
              <w:rPr>
                <w:sz w:val="20"/>
                <w:szCs w:val="20"/>
              </w:rPr>
            </w:rPrChange>
          </w:rPr>
          <w:t>achieved excellent performance. Considering this, after the</w:t>
        </w:r>
      </w:ins>
      <w:ins w:id="159" w:author="Bo Li" w:date="2019-01-12T10:29:00Z">
        <w:r>
          <w:rPr>
            <w:sz w:val="22"/>
            <w:szCs w:val="22"/>
          </w:rPr>
          <w:t xml:space="preserve"> </w:t>
        </w:r>
      </w:ins>
      <w:ins w:id="160" w:author="Bo Li" w:date="2019-01-12T10:28:00Z">
        <w:r w:rsidRPr="00F53E2B">
          <w:rPr>
            <w:sz w:val="22"/>
            <w:szCs w:val="22"/>
            <w:rPrChange w:id="161" w:author="Bo Li" w:date="2019-01-12T10:28:00Z">
              <w:rPr>
                <w:sz w:val="20"/>
                <w:szCs w:val="20"/>
              </w:rPr>
            </w:rPrChange>
          </w:rPr>
          <w:t xml:space="preserve">track we have tripled the size of </w:t>
        </w:r>
        <w:r w:rsidRPr="00F53E2B">
          <w:rPr>
            <w:b/>
            <w:bCs/>
            <w:sz w:val="22"/>
            <w:szCs w:val="22"/>
            <w:rPrChange w:id="162" w:author="Bo Li" w:date="2019-01-12T10:28:00Z">
              <w:rPr>
                <w:b/>
                <w:bCs/>
                <w:sz w:val="20"/>
                <w:szCs w:val="20"/>
              </w:rPr>
            </w:rPrChange>
          </w:rPr>
          <w:t>SceneIBR</w:t>
        </w:r>
      </w:ins>
      <w:ins w:id="163" w:author="Bo Li" w:date="2019-01-12T10:46:00Z">
        <w:r w:rsidR="00094E7C">
          <w:rPr>
            <w:b/>
            <w:bCs/>
            <w:sz w:val="22"/>
            <w:szCs w:val="22"/>
          </w:rPr>
          <w:t>2018</w:t>
        </w:r>
      </w:ins>
    </w:p>
    <w:p w14:paraId="562F6363" w14:textId="7EFCECDC" w:rsidR="00F53E2B" w:rsidRPr="00F53E2B" w:rsidRDefault="00F53E2B" w:rsidP="00F53E2B">
      <w:pPr>
        <w:autoSpaceDE w:val="0"/>
        <w:autoSpaceDN w:val="0"/>
        <w:adjustRightInd w:val="0"/>
        <w:jc w:val="both"/>
        <w:rPr>
          <w:ins w:id="164" w:author="Bo Li" w:date="2019-01-12T10:28:00Z"/>
          <w:sz w:val="22"/>
          <w:szCs w:val="22"/>
          <w:rPrChange w:id="165" w:author="Bo Li" w:date="2019-01-12T10:28:00Z">
            <w:rPr>
              <w:ins w:id="166" w:author="Bo Li" w:date="2019-01-12T10:28:00Z"/>
              <w:sz w:val="20"/>
              <w:szCs w:val="20"/>
            </w:rPr>
          </w:rPrChange>
        </w:rPr>
        <w:pPrChange w:id="167" w:author="Bo Li" w:date="2019-01-12T10:28:00Z">
          <w:pPr>
            <w:autoSpaceDE w:val="0"/>
            <w:autoSpaceDN w:val="0"/>
            <w:adjustRightInd w:val="0"/>
          </w:pPr>
        </w:pPrChange>
      </w:pPr>
      <w:ins w:id="168" w:author="Bo Li" w:date="2019-01-12T10:28:00Z">
        <w:r w:rsidRPr="00F53E2B">
          <w:rPr>
            <w:sz w:val="22"/>
            <w:szCs w:val="22"/>
            <w:rPrChange w:id="169" w:author="Bo Li" w:date="2019-01-12T10:28:00Z">
              <w:rPr>
                <w:sz w:val="20"/>
                <w:szCs w:val="20"/>
              </w:rPr>
            </w:rPrChange>
          </w:rPr>
          <w:t>to make each has 30 classes, and built an extended version</w:t>
        </w:r>
      </w:ins>
      <w:ins w:id="170" w:author="Bo Li" w:date="2019-01-12T10:29:00Z">
        <w:r>
          <w:rPr>
            <w:sz w:val="22"/>
            <w:szCs w:val="22"/>
          </w:rPr>
          <w:t xml:space="preserve"> </w:t>
        </w:r>
      </w:ins>
      <w:ins w:id="171" w:author="Bo Li" w:date="2019-01-12T10:28:00Z">
        <w:r w:rsidR="00094E7C" w:rsidRPr="00094E7C">
          <w:rPr>
            <w:sz w:val="22"/>
            <w:szCs w:val="22"/>
          </w:rPr>
          <w:t>for it</w:t>
        </w:r>
        <w:r w:rsidRPr="00F53E2B">
          <w:rPr>
            <w:sz w:val="22"/>
            <w:szCs w:val="22"/>
            <w:rPrChange w:id="172" w:author="Bo Li" w:date="2019-01-12T10:28:00Z">
              <w:rPr>
                <w:sz w:val="20"/>
                <w:szCs w:val="20"/>
              </w:rPr>
            </w:rPrChange>
          </w:rPr>
          <w:t>, resultin</w:t>
        </w:r>
        <w:r w:rsidR="00094E7C" w:rsidRPr="00094E7C">
          <w:rPr>
            <w:sz w:val="22"/>
            <w:szCs w:val="22"/>
          </w:rPr>
          <w:t>g an extended</w:t>
        </w:r>
        <w:r w:rsidRPr="00F53E2B">
          <w:rPr>
            <w:sz w:val="22"/>
            <w:szCs w:val="22"/>
            <w:rPrChange w:id="173" w:author="Bo Li" w:date="2019-01-12T10:28:00Z">
              <w:rPr>
                <w:sz w:val="20"/>
                <w:szCs w:val="20"/>
              </w:rPr>
            </w:rPrChange>
          </w:rPr>
          <w:t xml:space="preserve"> benchmark </w:t>
        </w:r>
        <w:r w:rsidR="00094E7C" w:rsidRPr="00094E7C">
          <w:rPr>
            <w:b/>
            <w:bCs/>
            <w:sz w:val="22"/>
            <w:szCs w:val="22"/>
          </w:rPr>
          <w:t>Scene</w:t>
        </w:r>
        <w:r w:rsidRPr="00F53E2B">
          <w:rPr>
            <w:b/>
            <w:bCs/>
            <w:sz w:val="22"/>
            <w:szCs w:val="22"/>
            <w:rPrChange w:id="174" w:author="Bo Li" w:date="2019-01-12T10:28:00Z">
              <w:rPr>
                <w:b/>
                <w:bCs/>
                <w:sz w:val="20"/>
                <w:szCs w:val="20"/>
              </w:rPr>
            </w:rPrChange>
          </w:rPr>
          <w:t xml:space="preserve"> IBR</w:t>
        </w:r>
        <w:r w:rsidRPr="00F53E2B">
          <w:rPr>
            <w:sz w:val="22"/>
            <w:szCs w:val="22"/>
            <w:rPrChange w:id="175" w:author="Bo Li" w:date="2019-01-12T10:28:00Z">
              <w:rPr>
                <w:sz w:val="20"/>
                <w:szCs w:val="20"/>
              </w:rPr>
            </w:rPrChange>
          </w:rPr>
          <w:t>,</w:t>
        </w:r>
      </w:ins>
      <w:ins w:id="176" w:author="Bo Li" w:date="2019-01-12T10:29:00Z">
        <w:r>
          <w:rPr>
            <w:sz w:val="22"/>
            <w:szCs w:val="22"/>
          </w:rPr>
          <w:t xml:space="preserve"> </w:t>
        </w:r>
      </w:ins>
      <w:ins w:id="177" w:author="Bo Li" w:date="2019-01-12T10:28:00Z">
        <w:r w:rsidRPr="00F53E2B">
          <w:rPr>
            <w:sz w:val="22"/>
            <w:szCs w:val="22"/>
            <w:rPrChange w:id="178" w:author="Bo Li" w:date="2019-01-12T10:28:00Z">
              <w:rPr>
                <w:sz w:val="20"/>
                <w:szCs w:val="20"/>
              </w:rPr>
            </w:rPrChange>
          </w:rPr>
          <w:t>which has 30,000 scene images, and</w:t>
        </w:r>
      </w:ins>
      <w:ins w:id="179" w:author="Bo Li" w:date="2019-01-12T10:30:00Z">
        <w:r>
          <w:rPr>
            <w:sz w:val="22"/>
            <w:szCs w:val="22"/>
          </w:rPr>
          <w:t xml:space="preserve"> </w:t>
        </w:r>
      </w:ins>
      <w:ins w:id="180" w:author="Bo Li" w:date="2019-01-12T10:28:00Z">
        <w:r w:rsidRPr="00F53E2B">
          <w:rPr>
            <w:sz w:val="22"/>
            <w:szCs w:val="22"/>
            <w:rPrChange w:id="181" w:author="Bo Li" w:date="2019-01-12T10:28:00Z">
              <w:rPr>
                <w:sz w:val="20"/>
                <w:szCs w:val="20"/>
              </w:rPr>
            </w:rPrChange>
          </w:rPr>
          <w:t>3,000 3D scene models. Similarly, all the 2D sketches, 2D</w:t>
        </w:r>
      </w:ins>
      <w:ins w:id="182" w:author="Bo Li" w:date="2019-01-12T10:30:00Z">
        <w:r>
          <w:rPr>
            <w:sz w:val="22"/>
            <w:szCs w:val="22"/>
          </w:rPr>
          <w:t xml:space="preserve"> </w:t>
        </w:r>
      </w:ins>
      <w:ins w:id="183" w:author="Bo Li" w:date="2019-01-12T10:28:00Z">
        <w:r w:rsidRPr="00F53E2B">
          <w:rPr>
            <w:sz w:val="22"/>
            <w:szCs w:val="22"/>
            <w:rPrChange w:id="184" w:author="Bo Li" w:date="2019-01-12T10:28:00Z">
              <w:rPr>
                <w:sz w:val="20"/>
                <w:szCs w:val="20"/>
              </w:rPr>
            </w:rPrChange>
          </w:rPr>
          <w:t>images and 3D scenes are equally classified into 30 classes.</w:t>
        </w:r>
      </w:ins>
      <w:ins w:id="185" w:author="Bo Li" w:date="2019-01-12T10:52:00Z">
        <w:r w:rsidR="00094E7C">
          <w:rPr>
            <w:sz w:val="22"/>
            <w:szCs w:val="22"/>
          </w:rPr>
          <w:t xml:space="preserve"> W</w:t>
        </w:r>
      </w:ins>
      <w:ins w:id="186" w:author="Bo Li" w:date="2019-01-12T10:53:00Z">
        <w:r w:rsidR="00094E7C">
          <w:rPr>
            <w:sz w:val="22"/>
            <w:szCs w:val="22"/>
          </w:rPr>
          <w:t>e</w:t>
        </w:r>
      </w:ins>
      <w:ins w:id="187" w:author="Bo Li" w:date="2019-01-12T10:52:00Z">
        <w:r w:rsidR="00094E7C">
          <w:rPr>
            <w:sz w:val="22"/>
            <w:szCs w:val="22"/>
          </w:rPr>
          <w:t xml:space="preserve"> have kept the same</w:t>
        </w:r>
      </w:ins>
      <w:ins w:id="188" w:author="Bo Li" w:date="2019-01-12T10:53:00Z">
        <w:r w:rsidR="00094E7C">
          <w:rPr>
            <w:sz w:val="22"/>
            <w:szCs w:val="22"/>
          </w:rPr>
          <w:t xml:space="preserve"> </w:t>
        </w:r>
      </w:ins>
      <w:ins w:id="189" w:author="Bo Li" w:date="2019-01-12T10:54:00Z">
        <w:r w:rsidR="00094E7C">
          <w:rPr>
            <w:sz w:val="22"/>
            <w:szCs w:val="22"/>
          </w:rPr>
          <w:t xml:space="preserve">scene </w:t>
        </w:r>
      </w:ins>
      <w:ins w:id="190" w:author="Bo Li" w:date="2019-01-12T10:53:00Z">
        <w:r w:rsidR="00094E7C">
          <w:rPr>
            <w:sz w:val="22"/>
            <w:szCs w:val="22"/>
          </w:rPr>
          <w:t xml:space="preserve">images and models </w:t>
        </w:r>
      </w:ins>
      <w:ins w:id="191" w:author="Bo Li" w:date="2019-01-12T10:54:00Z">
        <w:r w:rsidR="00094E7C">
          <w:rPr>
            <w:sz w:val="22"/>
            <w:szCs w:val="22"/>
          </w:rPr>
          <w:t>in</w:t>
        </w:r>
      </w:ins>
      <w:ins w:id="192" w:author="Bo Li" w:date="2019-01-12T10:53:00Z">
        <w:r w:rsidR="00094E7C">
          <w:rPr>
            <w:sz w:val="22"/>
            <w:szCs w:val="22"/>
          </w:rPr>
          <w:t xml:space="preserve"> the initial 10 classes </w:t>
        </w:r>
      </w:ins>
      <w:ins w:id="193" w:author="Bo Li" w:date="2019-01-12T10:54:00Z">
        <w:r w:rsidR="00094E7C">
          <w:rPr>
            <w:sz w:val="22"/>
            <w:szCs w:val="22"/>
          </w:rPr>
          <w:t>of</w:t>
        </w:r>
      </w:ins>
      <w:ins w:id="194" w:author="Bo Li" w:date="2019-01-12T10:53:00Z">
        <w:r w:rsidR="00094E7C">
          <w:rPr>
            <w:sz w:val="22"/>
            <w:szCs w:val="22"/>
          </w:rPr>
          <w:t xml:space="preserve"> </w:t>
        </w:r>
      </w:ins>
      <w:ins w:id="195" w:author="Bo Li" w:date="2019-01-12T10:54:00Z">
        <w:r w:rsidR="00094E7C" w:rsidRPr="00856B30">
          <w:rPr>
            <w:b/>
            <w:bCs/>
            <w:sz w:val="22"/>
            <w:szCs w:val="22"/>
          </w:rPr>
          <w:t>SceneIBR</w:t>
        </w:r>
        <w:r w:rsidR="00094E7C">
          <w:rPr>
            <w:b/>
            <w:bCs/>
            <w:sz w:val="22"/>
            <w:szCs w:val="22"/>
          </w:rPr>
          <w:t>2018</w:t>
        </w:r>
        <w:r w:rsidR="00094E7C">
          <w:rPr>
            <w:b/>
            <w:bCs/>
            <w:sz w:val="22"/>
            <w:szCs w:val="22"/>
          </w:rPr>
          <w:t>.</w:t>
        </w:r>
      </w:ins>
      <w:ins w:id="196" w:author="Bo Li" w:date="2019-01-12T10:52:00Z">
        <w:r w:rsidR="00094E7C">
          <w:rPr>
            <w:sz w:val="22"/>
            <w:szCs w:val="22"/>
          </w:rPr>
          <w:t xml:space="preserve"> </w:t>
        </w:r>
      </w:ins>
    </w:p>
    <w:p w14:paraId="33B3900D" w14:textId="77777777" w:rsidR="00F53E2B" w:rsidRDefault="00F53E2B" w:rsidP="00F53E2B">
      <w:pPr>
        <w:autoSpaceDE w:val="0"/>
        <w:autoSpaceDN w:val="0"/>
        <w:adjustRightInd w:val="0"/>
        <w:rPr>
          <w:ins w:id="197" w:author="Bo Li" w:date="2019-01-12T10:28:00Z"/>
          <w:color w:val="000000"/>
          <w:sz w:val="22"/>
          <w:szCs w:val="22"/>
        </w:rPr>
      </w:pPr>
    </w:p>
    <w:p w14:paraId="053E384F" w14:textId="1711198F" w:rsidR="00840C5F" w:rsidDel="00FE14C1" w:rsidRDefault="0016559D">
      <w:pPr>
        <w:spacing w:line="360" w:lineRule="auto"/>
        <w:jc w:val="both"/>
        <w:rPr>
          <w:del w:id="198" w:author="Bo Li" w:date="2019-01-12T10:34:00Z"/>
          <w:color w:val="000000"/>
          <w:sz w:val="22"/>
          <w:szCs w:val="22"/>
        </w:rPr>
      </w:pPr>
      <w:del w:id="199" w:author="Bo Li" w:date="2019-01-12T10:34:00Z">
        <w:r w:rsidDel="00F53E2B">
          <w:rPr>
            <w:sz w:val="22"/>
            <w:szCs w:val="22"/>
          </w:rPr>
          <w:delText>Deng et al. [5] collected the ImageNet datab</w:delText>
        </w:r>
        <w:r w:rsidDel="00F53E2B">
          <w:rPr>
            <w:sz w:val="22"/>
            <w:szCs w:val="22"/>
          </w:rPr>
          <w:delText xml:space="preserve">ase which ten years after its inception comprises over 21,000 synsets indexed and nearly 14.2 million images. </w:delText>
        </w:r>
        <w:r w:rsidDel="00FE14C1">
          <w:rPr>
            <w:color w:val="000000"/>
            <w:sz w:val="22"/>
            <w:szCs w:val="22"/>
          </w:rPr>
          <w:delText xml:space="preserve">While </w:delText>
        </w:r>
        <w:r w:rsidDel="00FE14C1">
          <w:rPr>
            <w:sz w:val="22"/>
            <w:szCs w:val="22"/>
          </w:rPr>
          <w:delText>our SHREC 2018 IBR</w:delText>
        </w:r>
      </w:del>
      <w:del w:id="200" w:author="Bo Li" w:date="2019-01-12T10:21:00Z">
        <w:r w:rsidDel="00EF1B89">
          <w:rPr>
            <w:i/>
            <w:sz w:val="22"/>
            <w:szCs w:val="22"/>
          </w:rPr>
          <w:delText xml:space="preserve"> </w:delText>
        </w:r>
        <w:r w:rsidDel="00EF1B89">
          <w:rPr>
            <w:color w:val="000000"/>
            <w:sz w:val="22"/>
            <w:szCs w:val="22"/>
          </w:rPr>
          <w:delText xml:space="preserve"> </w:delText>
        </w:r>
      </w:del>
      <w:del w:id="201" w:author="Bo Li" w:date="2019-01-12T10:34:00Z">
        <w:r w:rsidDel="00FE14C1">
          <w:rPr>
            <w:color w:val="000000"/>
            <w:sz w:val="22"/>
            <w:szCs w:val="22"/>
          </w:rPr>
          <w:delText xml:space="preserve">benchmark  incorporated </w:delText>
        </w:r>
        <w:r w:rsidDel="00FE14C1">
          <w:rPr>
            <w:sz w:val="22"/>
            <w:szCs w:val="22"/>
          </w:rPr>
          <w:delText>only 10,000 images from ImageNet</w:delText>
        </w:r>
        <w:r w:rsidDel="00FE14C1">
          <w:rPr>
            <w:color w:val="000000"/>
            <w:sz w:val="22"/>
            <w:szCs w:val="22"/>
          </w:rPr>
          <w:delText xml:space="preserve"> and </w:delText>
        </w:r>
        <w:r w:rsidDel="00FE14C1">
          <w:rPr>
            <w:sz w:val="22"/>
            <w:szCs w:val="22"/>
          </w:rPr>
          <w:delText>1000 corresponding scene models from 3D Warehouse both equa</w:delText>
        </w:r>
        <w:r w:rsidDel="00FE14C1">
          <w:rPr>
            <w:sz w:val="22"/>
            <w:szCs w:val="22"/>
          </w:rPr>
          <w:delText xml:space="preserve">lly divided between the 10 indoor and outdoor classes, the initial benchmark was far from comprehensive and introduced distinct classes across both indoor and outdoor scenes [4]. </w:delText>
        </w:r>
        <w:r w:rsidDel="00FE14C1">
          <w:rPr>
            <w:color w:val="000000"/>
            <w:sz w:val="22"/>
            <w:szCs w:val="22"/>
          </w:rPr>
          <w:delText xml:space="preserve"> </w:delText>
        </w:r>
      </w:del>
    </w:p>
    <w:p w14:paraId="3F02D9A2" w14:textId="77777777" w:rsidR="00840C5F" w:rsidRDefault="00840C5F">
      <w:pPr>
        <w:spacing w:line="360" w:lineRule="auto"/>
        <w:rPr>
          <w:color w:val="000000"/>
          <w:sz w:val="22"/>
          <w:szCs w:val="22"/>
        </w:rPr>
      </w:pPr>
    </w:p>
    <w:p w14:paraId="6B63F8C3" w14:textId="084E8CF9" w:rsidR="00840C5F" w:rsidDel="00102442" w:rsidRDefault="0016559D">
      <w:pPr>
        <w:spacing w:line="360" w:lineRule="auto"/>
        <w:jc w:val="both"/>
        <w:rPr>
          <w:del w:id="202" w:author="Bo Li" w:date="2019-01-12T10:55:00Z"/>
          <w:color w:val="000000"/>
          <w:sz w:val="22"/>
          <w:szCs w:val="22"/>
        </w:rPr>
      </w:pPr>
      <w:del w:id="203" w:author="Bo Li" w:date="2019-01-12T10:55:00Z">
        <w:r w:rsidDel="00102442">
          <w:rPr>
            <w:sz w:val="22"/>
            <w:szCs w:val="22"/>
          </w:rPr>
          <w:delText xml:space="preserve">To overcome such </w:delText>
        </w:r>
        <w:r w:rsidDel="00102442">
          <w:rPr>
            <w:color w:val="000000"/>
            <w:sz w:val="22"/>
            <w:szCs w:val="22"/>
          </w:rPr>
          <w:delText>obstacles, we increased from 10 scene classes to 30 scene</w:delText>
        </w:r>
        <w:r w:rsidDel="00102442">
          <w:rPr>
            <w:color w:val="000000"/>
            <w:sz w:val="22"/>
            <w:szCs w:val="22"/>
          </w:rPr>
          <w:delText xml:space="preserve"> classes. </w:delText>
        </w:r>
        <w:r w:rsidDel="00102442">
          <w:rPr>
            <w:sz w:val="22"/>
            <w:szCs w:val="22"/>
          </w:rPr>
          <w:delText xml:space="preserve">Zhou </w:delText>
        </w:r>
        <w:r w:rsidDel="00102442">
          <w:rPr>
            <w:i/>
            <w:sz w:val="22"/>
            <w:szCs w:val="22"/>
          </w:rPr>
          <w:delText>et al.</w:delText>
        </w:r>
        <w:r w:rsidDel="00102442">
          <w:rPr>
            <w:sz w:val="22"/>
            <w:szCs w:val="22"/>
          </w:rPr>
          <w:delText xml:space="preserve"> collected the Places88 composed a database of 10,624,928 scene images across 434 scene categories [3]. </w:delText>
        </w:r>
      </w:del>
      <w:del w:id="204" w:author="Bo Li" w:date="2019-01-12T10:50:00Z">
        <w:r w:rsidDel="00094E7C">
          <w:rPr>
            <w:sz w:val="22"/>
            <w:szCs w:val="22"/>
          </w:rPr>
          <w:delText>Due to class imbalance in ImageNet, we replaced all initial 10 classes as well as established new classes with images from Places88</w:delText>
        </w:r>
        <w:r w:rsidDel="00094E7C">
          <w:rPr>
            <w:sz w:val="22"/>
            <w:szCs w:val="22"/>
          </w:rPr>
          <w:delText xml:space="preserve">. </w:delText>
        </w:r>
      </w:del>
      <w:del w:id="205" w:author="Bo Li" w:date="2019-01-12T10:55:00Z">
        <w:r w:rsidDel="00102442">
          <w:rPr>
            <w:sz w:val="22"/>
            <w:szCs w:val="22"/>
          </w:rPr>
          <w:delText>As for our 3D scene models</w:delText>
        </w:r>
        <w:r w:rsidDel="00102442">
          <w:rPr>
            <w:color w:val="000000"/>
            <w:sz w:val="22"/>
            <w:szCs w:val="22"/>
          </w:rPr>
          <w:delText xml:space="preserve">, we kept the </w:delText>
        </w:r>
        <w:r w:rsidDel="00102442">
          <w:rPr>
            <w:sz w:val="22"/>
            <w:szCs w:val="22"/>
          </w:rPr>
          <w:delText xml:space="preserve">initial models used in the </w:delText>
        </w:r>
      </w:del>
      <w:del w:id="206" w:author="Bo Li" w:date="2019-01-11T17:57:00Z">
        <w:r w:rsidDel="00397B54">
          <w:rPr>
            <w:sz w:val="22"/>
            <w:szCs w:val="22"/>
          </w:rPr>
          <w:delText>IBR</w:delText>
        </w:r>
      </w:del>
      <w:del w:id="207" w:author="Bo Li" w:date="2019-01-12T10:55:00Z">
        <w:r w:rsidDel="00102442">
          <w:rPr>
            <w:sz w:val="22"/>
            <w:szCs w:val="22"/>
          </w:rPr>
          <w:delText xml:space="preserve"> benchmark and established </w:delText>
        </w:r>
      </w:del>
      <w:del w:id="208" w:author="Bo Li" w:date="2019-01-12T10:51:00Z">
        <w:r w:rsidDel="00094E7C">
          <w:rPr>
            <w:sz w:val="22"/>
            <w:szCs w:val="22"/>
          </w:rPr>
          <w:delText xml:space="preserve"> </w:delText>
        </w:r>
      </w:del>
      <w:del w:id="209" w:author="Bo Li" w:date="2019-01-12T10:55:00Z">
        <w:r w:rsidDel="00102442">
          <w:rPr>
            <w:sz w:val="22"/>
            <w:szCs w:val="22"/>
          </w:rPr>
          <w:delText xml:space="preserve">20 new classes, each with </w:delText>
        </w:r>
        <w:r w:rsidDel="00102442">
          <w:rPr>
            <w:color w:val="000000"/>
            <w:sz w:val="22"/>
            <w:szCs w:val="22"/>
          </w:rPr>
          <w:delText xml:space="preserve">100 scene models selected from 3D Warehouse. </w:delText>
        </w:r>
      </w:del>
    </w:p>
    <w:p w14:paraId="754B33AB" w14:textId="77777777" w:rsidR="00840C5F" w:rsidRPr="00102442" w:rsidRDefault="00840C5F">
      <w:pPr>
        <w:spacing w:line="360" w:lineRule="auto"/>
        <w:rPr>
          <w:color w:val="000000"/>
          <w:sz w:val="22"/>
          <w:szCs w:val="22"/>
        </w:rPr>
      </w:pPr>
    </w:p>
    <w:p w14:paraId="610A1770" w14:textId="6657C59B" w:rsidR="00840C5F" w:rsidRPr="00102442" w:rsidRDefault="0016559D">
      <w:pPr>
        <w:spacing w:line="360" w:lineRule="auto"/>
        <w:rPr>
          <w:color w:val="000000"/>
          <w:sz w:val="22"/>
          <w:szCs w:val="22"/>
        </w:rPr>
      </w:pPr>
      <w:r w:rsidRPr="0035466F">
        <w:rPr>
          <w:sz w:val="22"/>
          <w:szCs w:val="22"/>
        </w:rPr>
        <w:t xml:space="preserve">Hence, this </w:t>
      </w:r>
      <w:r w:rsidRPr="0035466F">
        <w:rPr>
          <w:color w:val="000000"/>
          <w:sz w:val="22"/>
          <w:szCs w:val="22"/>
        </w:rPr>
        <w:t xml:space="preserve">track </w:t>
      </w:r>
      <w:r w:rsidRPr="0035466F">
        <w:rPr>
          <w:sz w:val="22"/>
          <w:szCs w:val="22"/>
        </w:rPr>
        <w:t xml:space="preserve">seeks participants who will provide new contributions </w:t>
      </w:r>
      <w:del w:id="210" w:author="Bo Li" w:date="2019-01-12T10:59:00Z">
        <w:r w:rsidRPr="0035466F" w:rsidDel="00102442">
          <w:rPr>
            <w:sz w:val="22"/>
            <w:szCs w:val="22"/>
          </w:rPr>
          <w:delText xml:space="preserve">and </w:delText>
        </w:r>
      </w:del>
      <w:ins w:id="211" w:author="Bo Li" w:date="2019-01-12T10:59:00Z">
        <w:r w:rsidR="00102442" w:rsidRPr="003B7C74">
          <w:rPr>
            <w:sz w:val="22"/>
            <w:szCs w:val="22"/>
          </w:rPr>
          <w:t>to</w:t>
        </w:r>
        <w:r w:rsidR="00102442" w:rsidRPr="003B7C74">
          <w:rPr>
            <w:sz w:val="22"/>
            <w:szCs w:val="22"/>
          </w:rPr>
          <w:t xml:space="preserve"> </w:t>
        </w:r>
      </w:ins>
      <w:r w:rsidRPr="003B7C74">
        <w:rPr>
          <w:sz w:val="22"/>
          <w:szCs w:val="22"/>
        </w:rPr>
        <w:t>advance</w:t>
      </w:r>
      <w:del w:id="212" w:author="Bo Li" w:date="2019-01-12T10:55:00Z">
        <w:r w:rsidRPr="003B7C74" w:rsidDel="00102442">
          <w:rPr>
            <w:sz w:val="22"/>
            <w:szCs w:val="22"/>
          </w:rPr>
          <w:delText>d</w:delText>
        </w:r>
      </w:del>
      <w:r w:rsidRPr="00D851D8">
        <w:rPr>
          <w:sz w:val="22"/>
          <w:szCs w:val="22"/>
        </w:rPr>
        <w:t xml:space="preserve"> </w:t>
      </w:r>
      <w:r w:rsidRPr="0016559D">
        <w:rPr>
          <w:color w:val="000000"/>
          <w:sz w:val="22"/>
          <w:szCs w:val="22"/>
        </w:rPr>
        <w:t xml:space="preserve">2D scene </w:t>
      </w:r>
      <w:r w:rsidRPr="0016559D">
        <w:rPr>
          <w:sz w:val="22"/>
          <w:szCs w:val="22"/>
        </w:rPr>
        <w:t>images</w:t>
      </w:r>
      <w:r w:rsidRPr="0016559D">
        <w:rPr>
          <w:color w:val="000000"/>
          <w:sz w:val="22"/>
          <w:szCs w:val="22"/>
        </w:rPr>
        <w:t xml:space="preserve">-based 3D scene </w:t>
      </w:r>
      <w:del w:id="213" w:author="Bo Li" w:date="2019-01-12T10:59:00Z">
        <w:r w:rsidRPr="00102442" w:rsidDel="00102442">
          <w:rPr>
            <w:color w:val="000000"/>
            <w:sz w:val="22"/>
            <w:szCs w:val="22"/>
            <w:rPrChange w:id="214" w:author="Bo Li" w:date="2019-01-12T11:02:00Z">
              <w:rPr>
                <w:color w:val="000000"/>
                <w:sz w:val="22"/>
                <w:szCs w:val="22"/>
              </w:rPr>
            </w:rPrChange>
          </w:rPr>
          <w:delText xml:space="preserve">model </w:delText>
        </w:r>
      </w:del>
      <w:r w:rsidRPr="00102442">
        <w:rPr>
          <w:color w:val="000000"/>
          <w:sz w:val="22"/>
          <w:szCs w:val="22"/>
          <w:rPrChange w:id="215" w:author="Bo Li" w:date="2019-01-12T11:02:00Z">
            <w:rPr>
              <w:color w:val="000000"/>
              <w:sz w:val="22"/>
              <w:szCs w:val="22"/>
            </w:rPr>
          </w:rPrChange>
        </w:rPr>
        <w:t xml:space="preserve">retrieval </w:t>
      </w:r>
      <w:del w:id="216" w:author="Bo Li" w:date="2019-01-12T10:59:00Z">
        <w:r w:rsidRPr="00102442" w:rsidDel="00102442">
          <w:rPr>
            <w:color w:val="000000"/>
            <w:sz w:val="22"/>
            <w:szCs w:val="22"/>
            <w:rPrChange w:id="217" w:author="Bo Li" w:date="2019-01-12T11:02:00Z">
              <w:rPr>
                <w:color w:val="000000"/>
                <w:sz w:val="22"/>
                <w:szCs w:val="22"/>
              </w:rPr>
            </w:rPrChange>
          </w:rPr>
          <w:delText xml:space="preserve">methods </w:delText>
        </w:r>
      </w:del>
      <w:r w:rsidRPr="00102442">
        <w:rPr>
          <w:color w:val="000000"/>
          <w:sz w:val="22"/>
          <w:szCs w:val="22"/>
          <w:rPrChange w:id="218" w:author="Bo Li" w:date="2019-01-12T11:02:00Z">
            <w:rPr>
              <w:color w:val="000000"/>
              <w:sz w:val="22"/>
              <w:szCs w:val="22"/>
            </w:rPr>
          </w:rPrChange>
        </w:rPr>
        <w:t>for evaluation and comparison</w:t>
      </w:r>
      <w:ins w:id="219" w:author="Bo Li" w:date="2019-01-12T11:02:00Z">
        <w:r w:rsidR="00102442" w:rsidRPr="00102442">
          <w:rPr>
            <w:color w:val="000000"/>
            <w:sz w:val="22"/>
            <w:szCs w:val="22"/>
            <w:rPrChange w:id="220" w:author="Bo Li" w:date="2019-01-12T11:02:00Z">
              <w:rPr>
                <w:color w:val="000000"/>
                <w:sz w:val="22"/>
                <w:szCs w:val="22"/>
              </w:rPr>
            </w:rPrChange>
          </w:rPr>
          <w:t>,</w:t>
        </w:r>
      </w:ins>
      <w:ins w:id="221" w:author="Bo Li" w:date="2019-01-12T11:01:00Z">
        <w:r w:rsidR="00102442" w:rsidRPr="00102442">
          <w:rPr>
            <w:color w:val="4D5460"/>
            <w:sz w:val="22"/>
            <w:szCs w:val="22"/>
            <w:shd w:val="clear" w:color="auto" w:fill="FFFFFF"/>
            <w:rPrChange w:id="222" w:author="Bo Li" w:date="2019-01-12T11:02:00Z">
              <w:rPr>
                <w:color w:val="4D5460"/>
                <w:shd w:val="clear" w:color="auto" w:fill="FFFFFF"/>
              </w:rPr>
            </w:rPrChange>
          </w:rPr>
          <w:t xml:space="preserve"> </w:t>
        </w:r>
        <w:r w:rsidR="00102442" w:rsidRPr="00102442">
          <w:rPr>
            <w:color w:val="4D5460"/>
            <w:sz w:val="22"/>
            <w:szCs w:val="22"/>
            <w:shd w:val="clear" w:color="auto" w:fill="FFFFFF"/>
            <w:rPrChange w:id="223" w:author="Bo Li" w:date="2019-01-12T11:02:00Z">
              <w:rPr>
                <w:color w:val="4D5460"/>
                <w:shd w:val="clear" w:color="auto" w:fill="FFFFFF"/>
              </w:rPr>
            </w:rPrChange>
          </w:rPr>
          <w:t xml:space="preserve">especially in terms of scalability to </w:t>
        </w:r>
      </w:ins>
      <w:ins w:id="224" w:author="Bo Li" w:date="2019-01-12T11:02:00Z">
        <w:r w:rsidR="00102442" w:rsidRPr="00102442">
          <w:rPr>
            <w:color w:val="4D5460"/>
            <w:sz w:val="22"/>
            <w:szCs w:val="22"/>
            <w:shd w:val="clear" w:color="auto" w:fill="FFFFFF"/>
            <w:rPrChange w:id="225" w:author="Bo Li" w:date="2019-01-12T11:02:00Z">
              <w:rPr>
                <w:color w:val="4D5460"/>
                <w:shd w:val="clear" w:color="auto" w:fill="FFFFFF"/>
              </w:rPr>
            </w:rPrChange>
          </w:rPr>
          <w:t xml:space="preserve">the number of </w:t>
        </w:r>
      </w:ins>
      <w:ins w:id="226" w:author="Bo Li" w:date="2019-01-12T11:01:00Z">
        <w:r w:rsidR="00102442" w:rsidRPr="00102442">
          <w:rPr>
            <w:color w:val="4D5460"/>
            <w:sz w:val="22"/>
            <w:szCs w:val="22"/>
            <w:shd w:val="clear" w:color="auto" w:fill="FFFFFF"/>
            <w:rPrChange w:id="227" w:author="Bo Li" w:date="2019-01-12T11:02:00Z">
              <w:rPr>
                <w:color w:val="4D5460"/>
                <w:shd w:val="clear" w:color="auto" w:fill="FFFFFF"/>
              </w:rPr>
            </w:rPrChange>
          </w:rPr>
          <w:t xml:space="preserve">scene </w:t>
        </w:r>
      </w:ins>
      <w:ins w:id="228" w:author="Bo Li" w:date="2019-01-12T11:02:00Z">
        <w:r w:rsidR="00102442" w:rsidRPr="00102442">
          <w:rPr>
            <w:color w:val="4D5460"/>
            <w:sz w:val="22"/>
            <w:szCs w:val="22"/>
            <w:shd w:val="clear" w:color="auto" w:fill="FFFFFF"/>
            <w:rPrChange w:id="229" w:author="Bo Li" w:date="2019-01-12T11:02:00Z">
              <w:rPr>
                <w:color w:val="4D5460"/>
                <w:shd w:val="clear" w:color="auto" w:fill="FFFFFF"/>
              </w:rPr>
            </w:rPrChange>
          </w:rPr>
          <w:t>categories,</w:t>
        </w:r>
      </w:ins>
      <w:ins w:id="230" w:author="Bo Li" w:date="2019-01-12T10:59:00Z">
        <w:r w:rsidR="00102442" w:rsidRPr="00102442">
          <w:rPr>
            <w:color w:val="000000"/>
            <w:sz w:val="22"/>
            <w:szCs w:val="22"/>
          </w:rPr>
          <w:t xml:space="preserve"> on the new benchmark </w:t>
        </w:r>
        <w:proofErr w:type="spellStart"/>
        <w:r w:rsidR="00102442" w:rsidRPr="00102442">
          <w:rPr>
            <w:b/>
            <w:color w:val="000000"/>
            <w:sz w:val="22"/>
            <w:szCs w:val="22"/>
            <w:rPrChange w:id="231" w:author="Bo Li" w:date="2019-01-12T11:02:00Z">
              <w:rPr>
                <w:color w:val="000000"/>
                <w:sz w:val="22"/>
                <w:szCs w:val="22"/>
              </w:rPr>
            </w:rPrChange>
          </w:rPr>
          <w:t>Scene_IBR</w:t>
        </w:r>
      </w:ins>
      <w:proofErr w:type="spellEnd"/>
      <w:r w:rsidRPr="00102442">
        <w:rPr>
          <w:sz w:val="22"/>
          <w:szCs w:val="22"/>
        </w:rPr>
        <w:t>.</w:t>
      </w:r>
      <w:r w:rsidRPr="00102442">
        <w:rPr>
          <w:color w:val="000000"/>
          <w:sz w:val="22"/>
          <w:szCs w:val="22"/>
        </w:rPr>
        <w:t xml:space="preserve"> </w:t>
      </w:r>
      <w:del w:id="232" w:author="Bo Li" w:date="2019-01-12T11:01:00Z">
        <w:r w:rsidRPr="0035466F" w:rsidDel="00102442">
          <w:rPr>
            <w:color w:val="000000"/>
            <w:sz w:val="22"/>
            <w:szCs w:val="22"/>
          </w:rPr>
          <w:delText xml:space="preserve">Upon submission, </w:delText>
        </w:r>
        <w:r w:rsidRPr="0035466F" w:rsidDel="00102442">
          <w:rPr>
            <w:sz w:val="22"/>
            <w:szCs w:val="22"/>
          </w:rPr>
          <w:delText xml:space="preserve">we will </w:delText>
        </w:r>
        <w:r w:rsidRPr="0035466F" w:rsidDel="00102442">
          <w:rPr>
            <w:color w:val="000000"/>
            <w:sz w:val="22"/>
            <w:szCs w:val="22"/>
          </w:rPr>
          <w:delText>evaluat</w:delText>
        </w:r>
        <w:r w:rsidRPr="0035466F" w:rsidDel="00102442">
          <w:rPr>
            <w:sz w:val="22"/>
            <w:szCs w:val="22"/>
          </w:rPr>
          <w:delText>e</w:delText>
        </w:r>
        <w:r w:rsidRPr="003B7C74" w:rsidDel="00102442">
          <w:rPr>
            <w:color w:val="000000"/>
            <w:sz w:val="22"/>
            <w:szCs w:val="22"/>
          </w:rPr>
          <w:delText xml:space="preserve"> and compar</w:delText>
        </w:r>
        <w:r w:rsidRPr="003B7C74" w:rsidDel="00102442">
          <w:rPr>
            <w:sz w:val="22"/>
            <w:szCs w:val="22"/>
          </w:rPr>
          <w:delText>e</w:delText>
        </w:r>
        <w:r w:rsidRPr="003B7C74" w:rsidDel="00102442">
          <w:rPr>
            <w:color w:val="000000"/>
            <w:sz w:val="22"/>
            <w:szCs w:val="22"/>
          </w:rPr>
          <w:delText xml:space="preserve"> </w:delText>
        </w:r>
      </w:del>
      <w:del w:id="233" w:author="Bo Li" w:date="2019-01-11T18:01:00Z">
        <w:r w:rsidRPr="003B7C74" w:rsidDel="00397B54">
          <w:rPr>
            <w:color w:val="000000"/>
            <w:sz w:val="22"/>
            <w:szCs w:val="22"/>
          </w:rPr>
          <w:delText xml:space="preserve"> </w:delText>
        </w:r>
      </w:del>
      <w:del w:id="234" w:author="Bo Li" w:date="2019-01-12T11:01:00Z">
        <w:r w:rsidRPr="00D851D8" w:rsidDel="00102442">
          <w:rPr>
            <w:color w:val="000000"/>
            <w:sz w:val="22"/>
            <w:szCs w:val="22"/>
          </w:rPr>
          <w:delText xml:space="preserve">results to not only other </w:delText>
        </w:r>
      </w:del>
      <w:del w:id="235" w:author="Bo Li" w:date="2019-01-11T18:00:00Z">
        <w:r w:rsidRPr="0016559D" w:rsidDel="00397B54">
          <w:rPr>
            <w:sz w:val="22"/>
            <w:szCs w:val="22"/>
          </w:rPr>
          <w:delText xml:space="preserve">ExtendedSceneIBR </w:delText>
        </w:r>
      </w:del>
      <w:del w:id="236" w:author="Bo Li" w:date="2019-01-12T11:01:00Z">
        <w:r w:rsidRPr="00102442" w:rsidDel="00102442">
          <w:rPr>
            <w:sz w:val="22"/>
            <w:szCs w:val="22"/>
            <w:rPrChange w:id="237" w:author="Bo Li" w:date="2019-01-12T11:02:00Z">
              <w:rPr>
                <w:sz w:val="22"/>
                <w:szCs w:val="22"/>
              </w:rPr>
            </w:rPrChange>
          </w:rPr>
          <w:delText xml:space="preserve">methods </w:delText>
        </w:r>
        <w:r w:rsidRPr="00102442" w:rsidDel="00102442">
          <w:rPr>
            <w:color w:val="000000"/>
            <w:sz w:val="22"/>
            <w:szCs w:val="22"/>
            <w:rPrChange w:id="238" w:author="Bo Li" w:date="2019-01-12T11:02:00Z">
              <w:rPr>
                <w:color w:val="000000"/>
                <w:sz w:val="22"/>
                <w:szCs w:val="22"/>
              </w:rPr>
            </w:rPrChange>
          </w:rPr>
          <w:delText>but also al</w:delText>
        </w:r>
        <w:r w:rsidRPr="00102442" w:rsidDel="00102442">
          <w:rPr>
            <w:sz w:val="22"/>
            <w:szCs w:val="22"/>
            <w:rPrChange w:id="239" w:author="Bo Li" w:date="2019-01-12T11:02:00Z">
              <w:rPr>
                <w:sz w:val="22"/>
                <w:szCs w:val="22"/>
              </w:rPr>
            </w:rPrChange>
          </w:rPr>
          <w:delText xml:space="preserve">ongside </w:delText>
        </w:r>
        <w:r w:rsidRPr="00102442" w:rsidDel="00102442">
          <w:rPr>
            <w:color w:val="000000"/>
            <w:sz w:val="22"/>
            <w:szCs w:val="22"/>
            <w:rPrChange w:id="240" w:author="Bo Li" w:date="2019-01-12T11:02:00Z">
              <w:rPr>
                <w:color w:val="000000"/>
                <w:sz w:val="22"/>
                <w:szCs w:val="22"/>
              </w:rPr>
            </w:rPrChange>
          </w:rPr>
          <w:delText xml:space="preserve">the previously submitted </w:delText>
        </w:r>
      </w:del>
      <w:del w:id="241" w:author="Bo Li" w:date="2019-01-11T17:58:00Z">
        <w:r w:rsidRPr="00102442" w:rsidDel="00397B54">
          <w:rPr>
            <w:sz w:val="22"/>
            <w:szCs w:val="22"/>
            <w:rPrChange w:id="242" w:author="Bo Li" w:date="2019-01-12T11:02:00Z">
              <w:rPr>
                <w:sz w:val="22"/>
                <w:szCs w:val="22"/>
              </w:rPr>
            </w:rPrChange>
          </w:rPr>
          <w:delText>IBR</w:delText>
        </w:r>
      </w:del>
      <w:del w:id="243" w:author="Bo Li" w:date="2019-01-12T11:01:00Z">
        <w:r w:rsidRPr="00102442" w:rsidDel="00102442">
          <w:rPr>
            <w:sz w:val="22"/>
            <w:szCs w:val="22"/>
            <w:rPrChange w:id="244" w:author="Bo Li" w:date="2019-01-12T11:02:00Z">
              <w:rPr>
                <w:sz w:val="22"/>
                <w:szCs w:val="22"/>
              </w:rPr>
            </w:rPrChange>
          </w:rPr>
          <w:delText xml:space="preserve"> </w:delText>
        </w:r>
        <w:r w:rsidRPr="00102442" w:rsidDel="00102442">
          <w:rPr>
            <w:color w:val="000000"/>
            <w:sz w:val="22"/>
            <w:szCs w:val="22"/>
            <w:rPrChange w:id="245" w:author="Bo Li" w:date="2019-01-12T11:02:00Z">
              <w:rPr>
                <w:color w:val="000000"/>
                <w:sz w:val="22"/>
                <w:szCs w:val="22"/>
              </w:rPr>
            </w:rPrChange>
          </w:rPr>
          <w:delText>methods.</w:delText>
        </w:r>
        <w:r w:rsidRPr="00102442" w:rsidDel="00102442">
          <w:rPr>
            <w:sz w:val="22"/>
            <w:szCs w:val="22"/>
            <w:rPrChange w:id="246" w:author="Bo Li" w:date="2019-01-12T11:02:00Z">
              <w:rPr>
                <w:sz w:val="22"/>
                <w:szCs w:val="22"/>
              </w:rPr>
            </w:rPrChange>
          </w:rPr>
          <w:delText xml:space="preserve"> </w:delText>
        </w:r>
        <w:r w:rsidRPr="00102442" w:rsidDel="00102442">
          <w:rPr>
            <w:color w:val="000000"/>
            <w:sz w:val="22"/>
            <w:szCs w:val="22"/>
            <w:rPrChange w:id="247" w:author="Bo Li" w:date="2019-01-12T11:02:00Z">
              <w:rPr>
                <w:color w:val="000000"/>
                <w:sz w:val="22"/>
                <w:szCs w:val="22"/>
              </w:rPr>
            </w:rPrChange>
          </w:rPr>
          <w:delText xml:space="preserve"> We </w:delText>
        </w:r>
        <w:r w:rsidRPr="00102442" w:rsidDel="00102442">
          <w:rPr>
            <w:sz w:val="22"/>
            <w:szCs w:val="22"/>
            <w:rPrChange w:id="248" w:author="Bo Li" w:date="2019-01-12T11:02:00Z">
              <w:rPr>
                <w:sz w:val="22"/>
                <w:szCs w:val="22"/>
              </w:rPr>
            </w:rPrChange>
          </w:rPr>
          <w:delText>will prov</w:delText>
        </w:r>
        <w:r w:rsidRPr="00102442" w:rsidDel="00102442">
          <w:rPr>
            <w:sz w:val="22"/>
            <w:szCs w:val="22"/>
            <w:rPrChange w:id="249" w:author="Bo Li" w:date="2019-01-12T11:02:00Z">
              <w:rPr>
                <w:sz w:val="22"/>
                <w:szCs w:val="22"/>
              </w:rPr>
            </w:rPrChange>
          </w:rPr>
          <w:delText>ide o</w:delText>
        </w:r>
        <w:r w:rsidRPr="00102442" w:rsidDel="00102442">
          <w:rPr>
            <w:color w:val="000000"/>
            <w:sz w:val="22"/>
            <w:szCs w:val="22"/>
            <w:rPrChange w:id="250" w:author="Bo Li" w:date="2019-01-12T11:02:00Z">
              <w:rPr>
                <w:color w:val="000000"/>
                <w:sz w:val="22"/>
                <w:szCs w:val="22"/>
              </w:rPr>
            </w:rPrChange>
          </w:rPr>
          <w:delText xml:space="preserve">ur methods of </w:delText>
        </w:r>
        <w:r w:rsidRPr="00102442" w:rsidDel="00102442">
          <w:rPr>
            <w:sz w:val="22"/>
            <w:szCs w:val="22"/>
            <w:rPrChange w:id="251" w:author="Bo Li" w:date="2019-01-12T11:02:00Z">
              <w:rPr>
                <w:sz w:val="22"/>
                <w:szCs w:val="22"/>
              </w:rPr>
            </w:rPrChange>
          </w:rPr>
          <w:delText>e</w:delText>
        </w:r>
        <w:r w:rsidRPr="00102442" w:rsidDel="00102442">
          <w:rPr>
            <w:color w:val="000000"/>
            <w:sz w:val="22"/>
            <w:szCs w:val="22"/>
            <w:rPrChange w:id="252" w:author="Bo Li" w:date="2019-01-12T11:02:00Z">
              <w:rPr>
                <w:color w:val="000000"/>
                <w:sz w:val="22"/>
                <w:szCs w:val="22"/>
              </w:rPr>
            </w:rPrChange>
          </w:rPr>
          <w:delText>valuation</w:delText>
        </w:r>
        <w:r w:rsidRPr="00102442" w:rsidDel="00102442">
          <w:rPr>
            <w:sz w:val="22"/>
            <w:szCs w:val="22"/>
            <w:rPrChange w:id="253" w:author="Bo Li" w:date="2019-01-12T11:02:00Z">
              <w:rPr>
                <w:sz w:val="22"/>
                <w:szCs w:val="22"/>
              </w:rPr>
            </w:rPrChange>
          </w:rPr>
          <w:delText>, which</w:delText>
        </w:r>
        <w:r w:rsidRPr="00102442" w:rsidDel="00102442">
          <w:rPr>
            <w:color w:val="000000"/>
            <w:sz w:val="22"/>
            <w:szCs w:val="22"/>
            <w:rPrChange w:id="254" w:author="Bo Li" w:date="2019-01-12T11:02:00Z">
              <w:rPr>
                <w:color w:val="000000"/>
                <w:sz w:val="22"/>
                <w:szCs w:val="22"/>
              </w:rPr>
            </w:rPrChange>
          </w:rPr>
          <w:delText xml:space="preserve"> correspond to those used in the initial </w:delText>
        </w:r>
      </w:del>
      <w:del w:id="255" w:author="Bo Li" w:date="2019-01-11T17:58:00Z">
        <w:r w:rsidRPr="00102442" w:rsidDel="00397B54">
          <w:rPr>
            <w:sz w:val="22"/>
            <w:szCs w:val="22"/>
            <w:rPrChange w:id="256" w:author="Bo Li" w:date="2019-01-12T11:02:00Z">
              <w:rPr>
                <w:sz w:val="22"/>
                <w:szCs w:val="22"/>
              </w:rPr>
            </w:rPrChange>
          </w:rPr>
          <w:delText>IBR</w:delText>
        </w:r>
      </w:del>
      <w:del w:id="257" w:author="Bo Li" w:date="2019-01-12T11:01:00Z">
        <w:r w:rsidRPr="00102442" w:rsidDel="00102442">
          <w:rPr>
            <w:color w:val="000000"/>
            <w:sz w:val="22"/>
            <w:szCs w:val="22"/>
            <w:rPrChange w:id="258" w:author="Bo Li" w:date="2019-01-12T11:02:00Z">
              <w:rPr>
                <w:color w:val="000000"/>
                <w:sz w:val="22"/>
                <w:szCs w:val="22"/>
              </w:rPr>
            </w:rPrChange>
          </w:rPr>
          <w:delText xml:space="preserve"> track.</w:delText>
        </w:r>
      </w:del>
      <w:ins w:id="259" w:author="Bo Li" w:date="2019-01-12T11:03:00Z">
        <w:r w:rsidR="00102442">
          <w:rPr>
            <w:color w:val="000000"/>
            <w:sz w:val="22"/>
            <w:szCs w:val="22"/>
          </w:rPr>
          <w:t xml:space="preserve"> </w:t>
        </w:r>
      </w:ins>
      <w:ins w:id="260" w:author="Bo Li" w:date="2019-01-12T11:01:00Z">
        <w:r w:rsidR="00102442" w:rsidRPr="00102442">
          <w:rPr>
            <w:color w:val="4D5460"/>
            <w:sz w:val="22"/>
            <w:szCs w:val="22"/>
            <w:shd w:val="clear" w:color="auto" w:fill="FFFFFF"/>
            <w:rPrChange w:id="261" w:author="Bo Li" w:date="2019-01-12T11:02:00Z">
              <w:rPr>
                <w:color w:val="4D5460"/>
                <w:shd w:val="clear" w:color="auto" w:fill="FFFFFF"/>
              </w:rPr>
            </w:rPrChange>
          </w:rPr>
          <w:t xml:space="preserve">We will also provide corresponding evaluation code for computing a set of performance metrics </w:t>
        </w:r>
        <w:proofErr w:type="gramStart"/>
        <w:r w:rsidR="00102442" w:rsidRPr="00102442">
          <w:rPr>
            <w:color w:val="4D5460"/>
            <w:sz w:val="22"/>
            <w:szCs w:val="22"/>
            <w:shd w:val="clear" w:color="auto" w:fill="FFFFFF"/>
            <w:rPrChange w:id="262" w:author="Bo Li" w:date="2019-01-12T11:02:00Z">
              <w:rPr>
                <w:color w:val="4D5460"/>
                <w:shd w:val="clear" w:color="auto" w:fill="FFFFFF"/>
              </w:rPr>
            </w:rPrChange>
          </w:rPr>
          <w:t>similar to</w:t>
        </w:r>
        <w:proofErr w:type="gramEnd"/>
        <w:r w:rsidR="00102442" w:rsidRPr="00102442">
          <w:rPr>
            <w:color w:val="4D5460"/>
            <w:sz w:val="22"/>
            <w:szCs w:val="22"/>
            <w:shd w:val="clear" w:color="auto" w:fill="FFFFFF"/>
            <w:rPrChange w:id="263" w:author="Bo Li" w:date="2019-01-12T11:02:00Z">
              <w:rPr>
                <w:color w:val="4D5460"/>
                <w:shd w:val="clear" w:color="auto" w:fill="FFFFFF"/>
              </w:rPr>
            </w:rPrChange>
          </w:rPr>
          <w:t xml:space="preserve"> those used in the Query-by-Model retrieval technique.</w:t>
        </w:r>
      </w:ins>
    </w:p>
    <w:p w14:paraId="5B320851" w14:textId="77777777" w:rsidR="00840C5F" w:rsidRDefault="00840C5F">
      <w:pPr>
        <w:spacing w:line="360" w:lineRule="auto"/>
        <w:rPr>
          <w:color w:val="000000"/>
          <w:sz w:val="22"/>
          <w:szCs w:val="22"/>
        </w:rPr>
      </w:pPr>
    </w:p>
    <w:p w14:paraId="2975E318" w14:textId="5FAD3296" w:rsidR="00840C5F" w:rsidRDefault="0016559D">
      <w:pPr>
        <w:spacing w:line="360" w:lineRule="auto"/>
        <w:jc w:val="both"/>
        <w:rPr>
          <w:ins w:id="264" w:author="Bo Li" w:date="2019-01-12T11:05:00Z"/>
          <w:b/>
          <w:color w:val="000000"/>
          <w:sz w:val="22"/>
          <w:szCs w:val="22"/>
        </w:rPr>
      </w:pPr>
      <w:r>
        <w:rPr>
          <w:b/>
          <w:color w:val="000000"/>
          <w:sz w:val="22"/>
          <w:szCs w:val="22"/>
        </w:rPr>
        <w:t>Benchmark</w:t>
      </w:r>
      <w:del w:id="265" w:author="Bo Li" w:date="2019-01-12T11:11:00Z">
        <w:r w:rsidDel="0035466F">
          <w:rPr>
            <w:b/>
            <w:color w:val="000000"/>
            <w:sz w:val="22"/>
            <w:szCs w:val="22"/>
          </w:rPr>
          <w:delText xml:space="preserve"> Overview</w:delText>
        </w:r>
      </w:del>
      <w:r>
        <w:rPr>
          <w:b/>
          <w:color w:val="000000"/>
          <w:sz w:val="22"/>
          <w:szCs w:val="22"/>
        </w:rPr>
        <w:t>:</w:t>
      </w:r>
    </w:p>
    <w:p w14:paraId="790F7FF8" w14:textId="77C2C884" w:rsidR="00102442" w:rsidRDefault="00102442" w:rsidP="0035466F">
      <w:pPr>
        <w:autoSpaceDE w:val="0"/>
        <w:autoSpaceDN w:val="0"/>
        <w:adjustRightInd w:val="0"/>
        <w:rPr>
          <w:ins w:id="266" w:author="Bo Li" w:date="2019-01-12T11:09:00Z"/>
          <w:sz w:val="22"/>
          <w:szCs w:val="22"/>
        </w:rPr>
        <w:pPrChange w:id="267" w:author="Bo Li" w:date="2019-01-12T11:07:00Z">
          <w:pPr>
            <w:spacing w:line="360" w:lineRule="auto"/>
            <w:jc w:val="both"/>
          </w:pPr>
        </w:pPrChange>
      </w:pPr>
      <w:ins w:id="268" w:author="Bo Li" w:date="2019-01-12T11:05:00Z">
        <w:r w:rsidRPr="0035466F">
          <w:rPr>
            <w:b/>
            <w:bCs/>
            <w:sz w:val="22"/>
            <w:szCs w:val="22"/>
            <w:rPrChange w:id="269" w:author="Bo Li" w:date="2019-01-12T11:08:00Z">
              <w:rPr>
                <w:b/>
                <w:bCs/>
                <w:sz w:val="20"/>
                <w:szCs w:val="20"/>
              </w:rPr>
            </w:rPrChange>
          </w:rPr>
          <w:t xml:space="preserve">Building process. </w:t>
        </w:r>
        <w:r w:rsidRPr="0035466F">
          <w:rPr>
            <w:sz w:val="22"/>
            <w:szCs w:val="22"/>
            <w:rPrChange w:id="270" w:author="Bo Li" w:date="2019-01-12T11:08:00Z">
              <w:rPr>
                <w:sz w:val="20"/>
                <w:szCs w:val="20"/>
              </w:rPr>
            </w:rPrChange>
          </w:rPr>
          <w:t>The first thing for the benchmark design</w:t>
        </w:r>
      </w:ins>
      <w:ins w:id="271" w:author="Bo Li" w:date="2019-01-12T11:07:00Z">
        <w:r w:rsidR="0035466F" w:rsidRPr="0035466F">
          <w:rPr>
            <w:sz w:val="22"/>
            <w:szCs w:val="22"/>
            <w:rPrChange w:id="272" w:author="Bo Li" w:date="2019-01-12T11:08:00Z">
              <w:rPr>
                <w:sz w:val="20"/>
                <w:szCs w:val="20"/>
              </w:rPr>
            </w:rPrChange>
          </w:rPr>
          <w:t xml:space="preserve"> </w:t>
        </w:r>
      </w:ins>
      <w:ins w:id="273" w:author="Bo Li" w:date="2019-01-12T11:05:00Z">
        <w:r w:rsidRPr="0035466F">
          <w:rPr>
            <w:sz w:val="22"/>
            <w:szCs w:val="22"/>
            <w:rPrChange w:id="274" w:author="Bo Li" w:date="2019-01-12T11:08:00Z">
              <w:rPr>
                <w:sz w:val="20"/>
                <w:szCs w:val="20"/>
              </w:rPr>
            </w:rPrChange>
          </w:rPr>
          <w:t>is category selection, for which we have</w:t>
        </w:r>
      </w:ins>
      <w:ins w:id="275" w:author="Bo Li" w:date="2019-01-12T11:07:00Z">
        <w:r w:rsidR="0035466F" w:rsidRPr="0035466F">
          <w:rPr>
            <w:sz w:val="22"/>
            <w:szCs w:val="22"/>
            <w:rPrChange w:id="276" w:author="Bo Li" w:date="2019-01-12T11:08:00Z">
              <w:rPr>
                <w:sz w:val="20"/>
                <w:szCs w:val="20"/>
              </w:rPr>
            </w:rPrChange>
          </w:rPr>
          <w:t xml:space="preserve"> </w:t>
        </w:r>
      </w:ins>
      <w:ins w:id="277" w:author="Bo Li" w:date="2019-01-12T11:05:00Z">
        <w:r w:rsidRPr="0035466F">
          <w:rPr>
            <w:sz w:val="22"/>
            <w:szCs w:val="22"/>
            <w:rPrChange w:id="278" w:author="Bo Li" w:date="2019-01-12T11:08:00Z">
              <w:rPr>
                <w:sz w:val="20"/>
                <w:szCs w:val="20"/>
              </w:rPr>
            </w:rPrChange>
          </w:rPr>
          <w:t>referred to</w:t>
        </w:r>
      </w:ins>
      <w:ins w:id="279" w:author="Bo Li" w:date="2019-01-12T11:07:00Z">
        <w:r w:rsidR="0035466F" w:rsidRPr="0035466F">
          <w:rPr>
            <w:sz w:val="22"/>
            <w:szCs w:val="22"/>
            <w:rPrChange w:id="280" w:author="Bo Li" w:date="2019-01-12T11:08:00Z">
              <w:rPr>
                <w:sz w:val="20"/>
                <w:szCs w:val="20"/>
              </w:rPr>
            </w:rPrChange>
          </w:rPr>
          <w:t xml:space="preserve"> </w:t>
        </w:r>
      </w:ins>
      <w:ins w:id="281" w:author="Bo Li" w:date="2019-01-12T11:05:00Z">
        <w:r w:rsidRPr="0035466F">
          <w:rPr>
            <w:sz w:val="22"/>
            <w:szCs w:val="22"/>
            <w:rPrChange w:id="282" w:author="Bo Li" w:date="2019-01-12T11:08:00Z">
              <w:rPr>
                <w:sz w:val="20"/>
                <w:szCs w:val="20"/>
              </w:rPr>
            </w:rPrChange>
          </w:rPr>
          <w:t>several of the most popular 2D/3D scene datasets, such as</w:t>
        </w:r>
      </w:ins>
      <w:ins w:id="283" w:author="Bo Li" w:date="2019-01-12T11:07:00Z">
        <w:r w:rsidR="0035466F" w:rsidRPr="0035466F">
          <w:rPr>
            <w:sz w:val="22"/>
            <w:szCs w:val="22"/>
            <w:rPrChange w:id="284" w:author="Bo Li" w:date="2019-01-12T11:08:00Z">
              <w:rPr>
                <w:sz w:val="20"/>
                <w:szCs w:val="20"/>
              </w:rPr>
            </w:rPrChange>
          </w:rPr>
          <w:t xml:space="preserve"> </w:t>
        </w:r>
      </w:ins>
      <w:ins w:id="285" w:author="Bo Li" w:date="2019-01-12T11:05:00Z">
        <w:r w:rsidRPr="0035466F">
          <w:rPr>
            <w:sz w:val="22"/>
            <w:szCs w:val="22"/>
            <w:rPrChange w:id="286" w:author="Bo Li" w:date="2019-01-12T11:08:00Z">
              <w:rPr>
                <w:sz w:val="20"/>
                <w:szCs w:val="20"/>
              </w:rPr>
            </w:rPrChange>
          </w:rPr>
          <w:t>Places [23] and SUN [15]. Finally, we selected the most</w:t>
        </w:r>
      </w:ins>
      <w:ins w:id="287" w:author="Bo Li" w:date="2019-01-12T11:07:00Z">
        <w:r w:rsidR="0035466F" w:rsidRPr="0035466F">
          <w:rPr>
            <w:sz w:val="22"/>
            <w:szCs w:val="22"/>
            <w:rPrChange w:id="288" w:author="Bo Li" w:date="2019-01-12T11:08:00Z">
              <w:rPr>
                <w:sz w:val="20"/>
                <w:szCs w:val="20"/>
              </w:rPr>
            </w:rPrChange>
          </w:rPr>
          <w:t xml:space="preserve"> </w:t>
        </w:r>
      </w:ins>
      <w:ins w:id="289" w:author="Bo Li" w:date="2019-01-12T11:05:00Z">
        <w:r w:rsidRPr="0035466F">
          <w:rPr>
            <w:sz w:val="22"/>
            <w:szCs w:val="22"/>
            <w:rPrChange w:id="290" w:author="Bo Li" w:date="2019-01-12T11:08:00Z">
              <w:rPr>
                <w:sz w:val="20"/>
                <w:szCs w:val="20"/>
              </w:rPr>
            </w:rPrChange>
          </w:rPr>
          <w:t>popular 30 scene classes (including the initial 10 classes in</w:t>
        </w:r>
      </w:ins>
      <w:ins w:id="291" w:author="Bo Li" w:date="2019-01-12T11:07:00Z">
        <w:r w:rsidR="0035466F" w:rsidRPr="0035466F">
          <w:rPr>
            <w:sz w:val="22"/>
            <w:szCs w:val="22"/>
            <w:rPrChange w:id="292" w:author="Bo Li" w:date="2019-01-12T11:08:00Z">
              <w:rPr>
                <w:sz w:val="20"/>
                <w:szCs w:val="20"/>
              </w:rPr>
            </w:rPrChange>
          </w:rPr>
          <w:t xml:space="preserve"> </w:t>
        </w:r>
      </w:ins>
      <w:ins w:id="293" w:author="Bo Li" w:date="2019-01-12T11:05:00Z">
        <w:r w:rsidR="0035466F" w:rsidRPr="0035466F">
          <w:rPr>
            <w:b/>
            <w:bCs/>
            <w:sz w:val="22"/>
            <w:szCs w:val="22"/>
          </w:rPr>
          <w:t>Scene</w:t>
        </w:r>
        <w:r w:rsidRPr="0035466F">
          <w:rPr>
            <w:b/>
            <w:bCs/>
            <w:sz w:val="22"/>
            <w:szCs w:val="22"/>
            <w:rPrChange w:id="294" w:author="Bo Li" w:date="2019-01-12T11:08:00Z">
              <w:rPr>
                <w:b/>
                <w:bCs/>
                <w:sz w:val="20"/>
                <w:szCs w:val="20"/>
              </w:rPr>
            </w:rPrChange>
          </w:rPr>
          <w:t>IBR</w:t>
        </w:r>
      </w:ins>
      <w:ins w:id="295" w:author="Bo Li" w:date="2019-01-12T11:08:00Z">
        <w:r w:rsidR="0035466F">
          <w:rPr>
            <w:b/>
            <w:bCs/>
            <w:sz w:val="22"/>
            <w:szCs w:val="22"/>
          </w:rPr>
          <w:t>2018</w:t>
        </w:r>
      </w:ins>
      <w:ins w:id="296" w:author="Bo Li" w:date="2019-01-12T11:05:00Z">
        <w:r w:rsidRPr="0035466F">
          <w:rPr>
            <w:sz w:val="22"/>
            <w:szCs w:val="22"/>
            <w:rPrChange w:id="297" w:author="Bo Li" w:date="2019-01-12T11:08:00Z">
              <w:rPr>
                <w:sz w:val="20"/>
                <w:szCs w:val="20"/>
              </w:rPr>
            </w:rPrChange>
          </w:rPr>
          <w:t>) from the 88 available category</w:t>
        </w:r>
      </w:ins>
      <w:ins w:id="298" w:author="Bo Li" w:date="2019-01-12T11:07:00Z">
        <w:r w:rsidR="0035466F" w:rsidRPr="0035466F">
          <w:rPr>
            <w:sz w:val="22"/>
            <w:szCs w:val="22"/>
            <w:rPrChange w:id="299" w:author="Bo Li" w:date="2019-01-12T11:08:00Z">
              <w:rPr>
                <w:sz w:val="20"/>
                <w:szCs w:val="20"/>
              </w:rPr>
            </w:rPrChange>
          </w:rPr>
          <w:t xml:space="preserve"> </w:t>
        </w:r>
      </w:ins>
      <w:ins w:id="300" w:author="Bo Li" w:date="2019-01-12T11:05:00Z">
        <w:r w:rsidRPr="0035466F">
          <w:rPr>
            <w:sz w:val="22"/>
            <w:szCs w:val="22"/>
            <w:rPrChange w:id="301" w:author="Bo Li" w:date="2019-01-12T11:08:00Z">
              <w:rPr>
                <w:sz w:val="20"/>
                <w:szCs w:val="20"/>
              </w:rPr>
            </w:rPrChange>
          </w:rPr>
          <w:t>labels in the Places88 dataset [23], via a voting mechanism</w:t>
        </w:r>
      </w:ins>
      <w:ins w:id="302" w:author="Bo Li" w:date="2019-01-12T11:07:00Z">
        <w:r w:rsidR="0035466F" w:rsidRPr="0035466F">
          <w:rPr>
            <w:sz w:val="22"/>
            <w:szCs w:val="22"/>
            <w:rPrChange w:id="303" w:author="Bo Li" w:date="2019-01-12T11:08:00Z">
              <w:rPr>
                <w:sz w:val="20"/>
                <w:szCs w:val="20"/>
              </w:rPr>
            </w:rPrChange>
          </w:rPr>
          <w:t xml:space="preserve"> </w:t>
        </w:r>
      </w:ins>
      <w:ins w:id="304" w:author="Bo Li" w:date="2019-01-12T11:05:00Z">
        <w:r w:rsidRPr="0035466F">
          <w:rPr>
            <w:sz w:val="22"/>
            <w:szCs w:val="22"/>
            <w:rPrChange w:id="305" w:author="Bo Li" w:date="2019-01-12T11:08:00Z">
              <w:rPr>
                <w:sz w:val="20"/>
                <w:szCs w:val="20"/>
              </w:rPr>
            </w:rPrChange>
          </w:rPr>
          <w:t>among three people (two graduate students as voters and a</w:t>
        </w:r>
      </w:ins>
      <w:ins w:id="306" w:author="Bo Li" w:date="2019-01-12T11:07:00Z">
        <w:r w:rsidR="0035466F" w:rsidRPr="0035466F">
          <w:rPr>
            <w:sz w:val="22"/>
            <w:szCs w:val="22"/>
            <w:rPrChange w:id="307" w:author="Bo Li" w:date="2019-01-12T11:08:00Z">
              <w:rPr>
                <w:sz w:val="20"/>
                <w:szCs w:val="20"/>
              </w:rPr>
            </w:rPrChange>
          </w:rPr>
          <w:t xml:space="preserve"> </w:t>
        </w:r>
      </w:ins>
      <w:ins w:id="308" w:author="Bo Li" w:date="2019-01-12T11:05:00Z">
        <w:r w:rsidRPr="0035466F">
          <w:rPr>
            <w:sz w:val="22"/>
            <w:szCs w:val="22"/>
            <w:rPrChange w:id="309" w:author="Bo Li" w:date="2019-01-12T11:08:00Z">
              <w:rPr>
                <w:sz w:val="20"/>
                <w:szCs w:val="20"/>
              </w:rPr>
            </w:rPrChange>
          </w:rPr>
          <w:t>faculty member as the moderator) based on their judgments.</w:t>
        </w:r>
      </w:ins>
      <w:ins w:id="310" w:author="Bo Li" w:date="2019-01-12T11:09:00Z">
        <w:r w:rsidR="0035466F">
          <w:rPr>
            <w:sz w:val="22"/>
            <w:szCs w:val="22"/>
          </w:rPr>
          <w:t xml:space="preserve"> </w:t>
        </w:r>
      </w:ins>
      <w:ins w:id="311" w:author="Bo Li" w:date="2019-01-12T11:05:00Z">
        <w:r w:rsidRPr="0035466F">
          <w:rPr>
            <w:sz w:val="22"/>
            <w:szCs w:val="22"/>
            <w:rPrChange w:id="312" w:author="Bo Li" w:date="2019-01-12T11:08:00Z">
              <w:rPr>
                <w:sz w:val="20"/>
                <w:szCs w:val="20"/>
              </w:rPr>
            </w:rPrChange>
          </w:rPr>
          <w:t>We want to mention that the 88 common scenes are already</w:t>
        </w:r>
      </w:ins>
      <w:ins w:id="313" w:author="Bo Li" w:date="2019-01-12T11:07:00Z">
        <w:r w:rsidR="0035466F" w:rsidRPr="0035466F">
          <w:rPr>
            <w:sz w:val="22"/>
            <w:szCs w:val="22"/>
            <w:rPrChange w:id="314" w:author="Bo Li" w:date="2019-01-12T11:08:00Z">
              <w:rPr>
                <w:sz w:val="20"/>
                <w:szCs w:val="20"/>
              </w:rPr>
            </w:rPrChange>
          </w:rPr>
          <w:t xml:space="preserve"> </w:t>
        </w:r>
      </w:ins>
      <w:ins w:id="315" w:author="Bo Li" w:date="2019-01-12T11:05:00Z">
        <w:r w:rsidRPr="0035466F">
          <w:rPr>
            <w:sz w:val="22"/>
            <w:szCs w:val="22"/>
            <w:rPrChange w:id="316" w:author="Bo Li" w:date="2019-01-12T11:08:00Z">
              <w:rPr>
                <w:sz w:val="20"/>
                <w:szCs w:val="20"/>
              </w:rPr>
            </w:rPrChange>
          </w:rPr>
          <w:t>shared by ImageNet [5], SUN [15], and Places [23]. Then,</w:t>
        </w:r>
      </w:ins>
      <w:ins w:id="317" w:author="Bo Li" w:date="2019-01-12T11:07:00Z">
        <w:r w:rsidR="0035466F" w:rsidRPr="0035466F">
          <w:rPr>
            <w:sz w:val="22"/>
            <w:szCs w:val="22"/>
            <w:rPrChange w:id="318" w:author="Bo Li" w:date="2019-01-12T11:08:00Z">
              <w:rPr>
                <w:sz w:val="20"/>
                <w:szCs w:val="20"/>
              </w:rPr>
            </w:rPrChange>
          </w:rPr>
          <w:t xml:space="preserve"> </w:t>
        </w:r>
      </w:ins>
      <w:ins w:id="319" w:author="Bo Li" w:date="2019-01-12T11:05:00Z">
        <w:r w:rsidRPr="0035466F">
          <w:rPr>
            <w:sz w:val="22"/>
            <w:szCs w:val="22"/>
            <w:rPrChange w:id="320" w:author="Bo Li" w:date="2019-01-12T11:08:00Z">
              <w:rPr>
                <w:sz w:val="20"/>
                <w:szCs w:val="20"/>
              </w:rPr>
            </w:rPrChange>
          </w:rPr>
          <w:t>to collect data (sketches, images, and models) for the additional</w:t>
        </w:r>
      </w:ins>
      <w:ins w:id="321" w:author="Bo Li" w:date="2019-01-12T11:07:00Z">
        <w:r w:rsidR="0035466F" w:rsidRPr="0035466F">
          <w:rPr>
            <w:sz w:val="22"/>
            <w:szCs w:val="22"/>
            <w:rPrChange w:id="322" w:author="Bo Li" w:date="2019-01-12T11:08:00Z">
              <w:rPr>
                <w:sz w:val="20"/>
                <w:szCs w:val="20"/>
              </w:rPr>
            </w:rPrChange>
          </w:rPr>
          <w:t xml:space="preserve"> </w:t>
        </w:r>
      </w:ins>
      <w:ins w:id="323" w:author="Bo Li" w:date="2019-01-12T11:05:00Z">
        <w:r w:rsidRPr="0035466F">
          <w:rPr>
            <w:sz w:val="22"/>
            <w:szCs w:val="22"/>
            <w:rPrChange w:id="324" w:author="Bo Li" w:date="2019-01-12T11:08:00Z">
              <w:rPr>
                <w:sz w:val="20"/>
                <w:szCs w:val="20"/>
              </w:rPr>
            </w:rPrChange>
          </w:rPr>
          <w:t>20 classes, we gathered from Flicker and Google</w:t>
        </w:r>
      </w:ins>
      <w:ins w:id="325" w:author="Bo Li" w:date="2019-01-12T11:07:00Z">
        <w:r w:rsidR="0035466F" w:rsidRPr="0035466F">
          <w:rPr>
            <w:sz w:val="22"/>
            <w:szCs w:val="22"/>
            <w:rPrChange w:id="326" w:author="Bo Li" w:date="2019-01-12T11:08:00Z">
              <w:rPr>
                <w:sz w:val="20"/>
                <w:szCs w:val="20"/>
              </w:rPr>
            </w:rPrChange>
          </w:rPr>
          <w:t xml:space="preserve"> </w:t>
        </w:r>
      </w:ins>
      <w:ins w:id="327" w:author="Bo Li" w:date="2019-01-12T11:05:00Z">
        <w:r w:rsidRPr="0035466F">
          <w:rPr>
            <w:sz w:val="22"/>
            <w:szCs w:val="22"/>
            <w:rPrChange w:id="328" w:author="Bo Li" w:date="2019-01-12T11:08:00Z">
              <w:rPr>
                <w:sz w:val="20"/>
                <w:szCs w:val="20"/>
              </w:rPr>
            </w:rPrChange>
          </w:rPr>
          <w:t>Image for sketches and images, and downloaded SketchUp</w:t>
        </w:r>
      </w:ins>
      <w:ins w:id="329" w:author="Bo Li" w:date="2019-01-12T11:07:00Z">
        <w:r w:rsidR="0035466F" w:rsidRPr="0035466F">
          <w:rPr>
            <w:sz w:val="22"/>
            <w:szCs w:val="22"/>
            <w:rPrChange w:id="330" w:author="Bo Li" w:date="2019-01-12T11:08:00Z">
              <w:rPr>
                <w:sz w:val="20"/>
                <w:szCs w:val="20"/>
              </w:rPr>
            </w:rPrChange>
          </w:rPr>
          <w:t xml:space="preserve"> </w:t>
        </w:r>
      </w:ins>
      <w:ins w:id="331" w:author="Bo Li" w:date="2019-01-12T11:05:00Z">
        <w:r w:rsidRPr="0035466F">
          <w:rPr>
            <w:sz w:val="22"/>
            <w:szCs w:val="22"/>
            <w:rPrChange w:id="332" w:author="Bo Li" w:date="2019-01-12T11:08:00Z">
              <w:rPr>
                <w:sz w:val="20"/>
                <w:szCs w:val="20"/>
              </w:rPr>
            </w:rPrChange>
          </w:rPr>
          <w:t xml:space="preserve">3D scene models (originally </w:t>
        </w:r>
        <w:proofErr w:type="gramStart"/>
        <w:r w:rsidRPr="0035466F">
          <w:rPr>
            <w:sz w:val="22"/>
            <w:szCs w:val="22"/>
            <w:rPrChange w:id="333" w:author="Bo Li" w:date="2019-01-12T11:08:00Z">
              <w:rPr>
                <w:sz w:val="20"/>
                <w:szCs w:val="20"/>
              </w:rPr>
            </w:rPrChange>
          </w:rPr>
          <w:t>in .SKP</w:t>
        </w:r>
        <w:proofErr w:type="gramEnd"/>
        <w:r w:rsidRPr="0035466F">
          <w:rPr>
            <w:sz w:val="22"/>
            <w:szCs w:val="22"/>
            <w:rPrChange w:id="334" w:author="Bo Li" w:date="2019-01-12T11:08:00Z">
              <w:rPr>
                <w:sz w:val="20"/>
                <w:szCs w:val="20"/>
              </w:rPr>
            </w:rPrChange>
          </w:rPr>
          <w:t xml:space="preserve"> format, but we provide</w:t>
        </w:r>
      </w:ins>
      <w:ins w:id="335" w:author="Bo Li" w:date="2019-01-12T11:07:00Z">
        <w:r w:rsidR="0035466F" w:rsidRPr="0035466F">
          <w:rPr>
            <w:sz w:val="22"/>
            <w:szCs w:val="22"/>
            <w:rPrChange w:id="336" w:author="Bo Li" w:date="2019-01-12T11:08:00Z">
              <w:rPr>
                <w:sz w:val="20"/>
                <w:szCs w:val="20"/>
              </w:rPr>
            </w:rPrChange>
          </w:rPr>
          <w:t xml:space="preserve"> </w:t>
        </w:r>
      </w:ins>
      <w:ins w:id="337" w:author="Bo Li" w:date="2019-01-12T11:05:00Z">
        <w:r w:rsidRPr="0035466F">
          <w:rPr>
            <w:sz w:val="22"/>
            <w:szCs w:val="22"/>
            <w:rPrChange w:id="338" w:author="Bo Li" w:date="2019-01-12T11:08:00Z">
              <w:rPr>
                <w:sz w:val="20"/>
                <w:szCs w:val="20"/>
              </w:rPr>
            </w:rPrChange>
          </w:rPr>
          <w:t>.OBJ format as well after transformation) from 3D Warehouse</w:t>
        </w:r>
      </w:ins>
      <w:ins w:id="339" w:author="Bo Li" w:date="2019-01-12T11:07:00Z">
        <w:r w:rsidR="0035466F" w:rsidRPr="0035466F">
          <w:rPr>
            <w:sz w:val="22"/>
            <w:szCs w:val="22"/>
            <w:rPrChange w:id="340" w:author="Bo Li" w:date="2019-01-12T11:08:00Z">
              <w:rPr>
                <w:sz w:val="20"/>
                <w:szCs w:val="20"/>
              </w:rPr>
            </w:rPrChange>
          </w:rPr>
          <w:t xml:space="preserve"> </w:t>
        </w:r>
      </w:ins>
      <w:ins w:id="341" w:author="Bo Li" w:date="2019-01-12T11:05:00Z">
        <w:r w:rsidRPr="0035466F">
          <w:rPr>
            <w:sz w:val="22"/>
            <w:szCs w:val="22"/>
            <w:rPrChange w:id="342" w:author="Bo Li" w:date="2019-01-12T11:08:00Z">
              <w:rPr>
                <w:sz w:val="20"/>
                <w:szCs w:val="20"/>
              </w:rPr>
            </w:rPrChange>
          </w:rPr>
          <w:t>[1].</w:t>
        </w:r>
      </w:ins>
    </w:p>
    <w:p w14:paraId="06936598" w14:textId="09D4F8BC" w:rsidR="0035466F" w:rsidRDefault="0035466F" w:rsidP="0035466F">
      <w:pPr>
        <w:autoSpaceDE w:val="0"/>
        <w:autoSpaceDN w:val="0"/>
        <w:adjustRightInd w:val="0"/>
        <w:rPr>
          <w:ins w:id="343" w:author="Bo Li" w:date="2019-01-12T11:11:00Z"/>
          <w:sz w:val="22"/>
          <w:szCs w:val="22"/>
        </w:rPr>
        <w:pPrChange w:id="344" w:author="Bo Li" w:date="2019-01-12T11:07:00Z">
          <w:pPr>
            <w:spacing w:line="360" w:lineRule="auto"/>
            <w:jc w:val="both"/>
          </w:pPr>
        </w:pPrChange>
      </w:pPr>
    </w:p>
    <w:p w14:paraId="4A56FEF8" w14:textId="6A8A9927" w:rsidR="0035466F" w:rsidRDefault="0035466F" w:rsidP="0035466F">
      <w:pPr>
        <w:autoSpaceDE w:val="0"/>
        <w:autoSpaceDN w:val="0"/>
        <w:adjustRightInd w:val="0"/>
        <w:rPr>
          <w:ins w:id="345" w:author="Bo Li" w:date="2019-01-12T11:12:00Z"/>
          <w:b/>
          <w:bCs/>
          <w:sz w:val="22"/>
          <w:szCs w:val="22"/>
        </w:rPr>
        <w:pPrChange w:id="346" w:author="Bo Li" w:date="2019-01-12T11:07:00Z">
          <w:pPr>
            <w:spacing w:line="360" w:lineRule="auto"/>
            <w:jc w:val="both"/>
          </w:pPr>
        </w:pPrChange>
      </w:pPr>
      <w:ins w:id="347" w:author="Bo Li" w:date="2019-01-12T11:11:00Z">
        <w:r>
          <w:rPr>
            <w:b/>
            <w:bCs/>
            <w:sz w:val="22"/>
            <w:szCs w:val="22"/>
          </w:rPr>
          <w:t xml:space="preserve">Benchmark </w:t>
        </w:r>
        <w:proofErr w:type="spellStart"/>
        <w:r>
          <w:rPr>
            <w:b/>
            <w:bCs/>
            <w:sz w:val="22"/>
            <w:szCs w:val="22"/>
          </w:rPr>
          <w:t>verview</w:t>
        </w:r>
        <w:proofErr w:type="spellEnd"/>
        <w:r w:rsidRPr="00856B30">
          <w:rPr>
            <w:b/>
            <w:bCs/>
            <w:sz w:val="22"/>
            <w:szCs w:val="22"/>
          </w:rPr>
          <w:t>.</w:t>
        </w:r>
      </w:ins>
    </w:p>
    <w:p w14:paraId="62227024" w14:textId="77777777" w:rsidR="0035466F" w:rsidRPr="0035466F" w:rsidRDefault="0035466F" w:rsidP="0035466F">
      <w:pPr>
        <w:autoSpaceDE w:val="0"/>
        <w:autoSpaceDN w:val="0"/>
        <w:adjustRightInd w:val="0"/>
        <w:rPr>
          <w:ins w:id="348" w:author="Bo Li" w:date="2019-01-12T11:08:00Z"/>
          <w:sz w:val="22"/>
          <w:szCs w:val="22"/>
          <w:rPrChange w:id="349" w:author="Bo Li" w:date="2019-01-12T11:08:00Z">
            <w:rPr>
              <w:ins w:id="350" w:author="Bo Li" w:date="2019-01-12T11:08:00Z"/>
              <w:sz w:val="20"/>
              <w:szCs w:val="20"/>
            </w:rPr>
          </w:rPrChange>
        </w:rPr>
        <w:pPrChange w:id="351" w:author="Bo Li" w:date="2019-01-12T11:07:00Z">
          <w:pPr>
            <w:spacing w:line="360" w:lineRule="auto"/>
            <w:jc w:val="both"/>
          </w:pPr>
        </w:pPrChange>
      </w:pPr>
    </w:p>
    <w:p w14:paraId="64CA34B4" w14:textId="5B5B1CBF" w:rsidR="0035466F" w:rsidDel="0016559D" w:rsidRDefault="0035466F" w:rsidP="00102442">
      <w:pPr>
        <w:spacing w:line="360" w:lineRule="auto"/>
        <w:jc w:val="both"/>
        <w:rPr>
          <w:del w:id="352" w:author="Bo Li" w:date="2019-01-12T11:30:00Z"/>
          <w:color w:val="000000"/>
          <w:sz w:val="22"/>
          <w:szCs w:val="22"/>
        </w:rPr>
      </w:pPr>
    </w:p>
    <w:p w14:paraId="2A95D721" w14:textId="56752472" w:rsidR="00840C5F" w:rsidRDefault="0016559D">
      <w:pPr>
        <w:spacing w:line="360" w:lineRule="auto"/>
        <w:rPr>
          <w:color w:val="000000"/>
          <w:sz w:val="22"/>
          <w:szCs w:val="22"/>
        </w:rPr>
      </w:pPr>
      <w:r>
        <w:rPr>
          <w:color w:val="000000"/>
          <w:sz w:val="22"/>
          <w:szCs w:val="22"/>
        </w:rPr>
        <w:t xml:space="preserve">Our extended 2D scene </w:t>
      </w:r>
      <w:r>
        <w:rPr>
          <w:sz w:val="22"/>
          <w:szCs w:val="22"/>
        </w:rPr>
        <w:t>image</w:t>
      </w:r>
      <w:r>
        <w:rPr>
          <w:color w:val="000000"/>
          <w:sz w:val="22"/>
          <w:szCs w:val="22"/>
        </w:rPr>
        <w:t xml:space="preserve">-based 3D scene retrieval benchmark </w:t>
      </w:r>
      <w:del w:id="353" w:author="Bo Li" w:date="2019-01-11T18:00:00Z">
        <w:r w:rsidDel="00397B54">
          <w:rPr>
            <w:b/>
            <w:color w:val="000000"/>
            <w:sz w:val="22"/>
            <w:szCs w:val="22"/>
          </w:rPr>
          <w:delText>ExtendedScene</w:delText>
        </w:r>
        <w:r w:rsidDel="00397B54">
          <w:rPr>
            <w:b/>
            <w:sz w:val="22"/>
            <w:szCs w:val="22"/>
          </w:rPr>
          <w:delText>I</w:delText>
        </w:r>
        <w:r w:rsidDel="00397B54">
          <w:rPr>
            <w:b/>
            <w:color w:val="000000"/>
            <w:sz w:val="22"/>
            <w:szCs w:val="22"/>
          </w:rPr>
          <w:delText xml:space="preserve">BR </w:delText>
        </w:r>
      </w:del>
      <w:proofErr w:type="spellStart"/>
      <w:ins w:id="354" w:author="Bo Li" w:date="2019-01-11T18:00:00Z">
        <w:r w:rsidR="00397B54">
          <w:rPr>
            <w:b/>
            <w:color w:val="000000"/>
            <w:sz w:val="22"/>
            <w:szCs w:val="22"/>
          </w:rPr>
          <w:t>Scene_IBR</w:t>
        </w:r>
        <w:proofErr w:type="spellEnd"/>
        <w:r w:rsidR="00397B54">
          <w:rPr>
            <w:b/>
            <w:color w:val="000000"/>
            <w:sz w:val="22"/>
            <w:szCs w:val="22"/>
          </w:rPr>
          <w:t xml:space="preserve"> </w:t>
        </w:r>
      </w:ins>
      <w:r>
        <w:rPr>
          <w:sz w:val="22"/>
          <w:szCs w:val="22"/>
        </w:rPr>
        <w:t xml:space="preserve">expands the initial 10 classes of </w:t>
      </w:r>
      <w:del w:id="355" w:author="Bo Li" w:date="2019-01-11T17:58:00Z">
        <w:r w:rsidDel="00397B54">
          <w:rPr>
            <w:sz w:val="22"/>
            <w:szCs w:val="22"/>
          </w:rPr>
          <w:delText>IBR</w:delText>
        </w:r>
      </w:del>
      <w:ins w:id="356" w:author="Bo Li" w:date="2019-01-11T17:58:00Z">
        <w:r w:rsidR="00397B54">
          <w:rPr>
            <w:sz w:val="22"/>
            <w:szCs w:val="22"/>
          </w:rPr>
          <w:t>SceneIBR2018</w:t>
        </w:r>
      </w:ins>
      <w:r>
        <w:rPr>
          <w:sz w:val="22"/>
          <w:szCs w:val="22"/>
        </w:rPr>
        <w:t xml:space="preserve"> with</w:t>
      </w:r>
      <w:r>
        <w:rPr>
          <w:color w:val="000000"/>
          <w:sz w:val="22"/>
          <w:szCs w:val="22"/>
        </w:rPr>
        <w:t xml:space="preserve"> 20 new classes</w:t>
      </w:r>
      <w:r>
        <w:rPr>
          <w:sz w:val="22"/>
          <w:szCs w:val="22"/>
        </w:rPr>
        <w:t xml:space="preserve"> totaling a comprehensive dataset of 30 classes</w:t>
      </w:r>
      <w:r>
        <w:rPr>
          <w:color w:val="000000"/>
          <w:sz w:val="22"/>
          <w:szCs w:val="22"/>
        </w:rPr>
        <w:t xml:space="preserve">. </w:t>
      </w:r>
      <w:r>
        <w:rPr>
          <w:sz w:val="22"/>
          <w:szCs w:val="22"/>
        </w:rPr>
        <w:t xml:space="preserve">The </w:t>
      </w:r>
      <w:del w:id="357" w:author="Bo Li" w:date="2019-01-11T18:00:00Z">
        <w:r w:rsidDel="00397B54">
          <w:rPr>
            <w:sz w:val="22"/>
            <w:szCs w:val="22"/>
          </w:rPr>
          <w:delText xml:space="preserve">ExtendedSceneIBR </w:delText>
        </w:r>
      </w:del>
      <w:proofErr w:type="spellStart"/>
      <w:ins w:id="358" w:author="Bo Li" w:date="2019-01-11T18:00:00Z">
        <w:r w:rsidR="00397B54">
          <w:rPr>
            <w:sz w:val="22"/>
            <w:szCs w:val="22"/>
          </w:rPr>
          <w:t>Scene_IBR</w:t>
        </w:r>
        <w:proofErr w:type="spellEnd"/>
        <w:r w:rsidR="00397B54">
          <w:rPr>
            <w:sz w:val="22"/>
            <w:szCs w:val="22"/>
          </w:rPr>
          <w:t xml:space="preserve"> </w:t>
        </w:r>
      </w:ins>
      <w:r>
        <w:rPr>
          <w:sz w:val="22"/>
          <w:szCs w:val="22"/>
        </w:rPr>
        <w:t xml:space="preserve">contains a complete dataset of </w:t>
      </w:r>
      <w:del w:id="359" w:author="Bo Li" w:date="2019-01-11T17:58:00Z">
        <w:r w:rsidDel="00397B54">
          <w:rPr>
            <w:sz w:val="22"/>
            <w:szCs w:val="22"/>
          </w:rPr>
          <w:delText xml:space="preserve"> </w:delText>
        </w:r>
      </w:del>
      <w:r>
        <w:rPr>
          <w:sz w:val="22"/>
          <w:szCs w:val="22"/>
        </w:rPr>
        <w:t xml:space="preserve">30,000 2D scene images (1000 per </w:t>
      </w:r>
      <w:commentRangeStart w:id="360"/>
      <w:r>
        <w:rPr>
          <w:sz w:val="22"/>
          <w:szCs w:val="22"/>
        </w:rPr>
        <w:t>class</w:t>
      </w:r>
      <w:commentRangeEnd w:id="360"/>
      <w:r>
        <w:commentReference w:id="360"/>
      </w:r>
      <w:r>
        <w:rPr>
          <w:sz w:val="22"/>
          <w:szCs w:val="22"/>
        </w:rPr>
        <w:t xml:space="preserve">)  and 3,000 3D scene models (100 per class). Example for each class are demonstrated in both </w:t>
      </w:r>
      <w:r>
        <w:rPr>
          <w:b/>
          <w:sz w:val="22"/>
          <w:szCs w:val="22"/>
        </w:rPr>
        <w:t xml:space="preserve">Fig. 1 </w:t>
      </w:r>
      <w:r>
        <w:rPr>
          <w:sz w:val="22"/>
          <w:szCs w:val="22"/>
        </w:rPr>
        <w:t xml:space="preserve">and </w:t>
      </w:r>
      <w:r>
        <w:rPr>
          <w:b/>
          <w:sz w:val="22"/>
          <w:szCs w:val="22"/>
        </w:rPr>
        <w:t>Fig. 2</w:t>
      </w:r>
      <w:r>
        <w:rPr>
          <w:sz w:val="22"/>
          <w:szCs w:val="22"/>
        </w:rPr>
        <w:t>.</w:t>
      </w:r>
    </w:p>
    <w:p w14:paraId="516AC46F" w14:textId="77777777" w:rsidR="00840C5F" w:rsidRDefault="00840C5F">
      <w:pPr>
        <w:spacing w:line="360" w:lineRule="auto"/>
        <w:rPr>
          <w:color w:val="000000"/>
          <w:sz w:val="22"/>
          <w:szCs w:val="22"/>
        </w:rPr>
      </w:pPr>
    </w:p>
    <w:p w14:paraId="07FEC00D" w14:textId="7BBFBFF3" w:rsidR="00840C5F" w:rsidRDefault="0016559D">
      <w:pPr>
        <w:spacing w:line="360" w:lineRule="auto"/>
        <w:rPr>
          <w:sz w:val="22"/>
          <w:szCs w:val="22"/>
        </w:rPr>
      </w:pPr>
      <w:r>
        <w:rPr>
          <w:sz w:val="22"/>
          <w:szCs w:val="22"/>
        </w:rPr>
        <w:t xml:space="preserve">In the same manner as the </w:t>
      </w:r>
      <w:del w:id="361" w:author="Bo Li" w:date="2019-01-11T17:58:00Z">
        <w:r w:rsidDel="00397B54">
          <w:rPr>
            <w:sz w:val="22"/>
            <w:szCs w:val="22"/>
          </w:rPr>
          <w:delText>IBR</w:delText>
        </w:r>
      </w:del>
      <w:ins w:id="362" w:author="Bo Li" w:date="2019-01-11T17:58:00Z">
        <w:r w:rsidR="00397B54">
          <w:rPr>
            <w:sz w:val="22"/>
            <w:szCs w:val="22"/>
          </w:rPr>
          <w:t>S</w:t>
        </w:r>
      </w:ins>
      <w:ins w:id="363" w:author="Bo Li" w:date="2019-01-11T17:59:00Z">
        <w:r w:rsidR="00397B54">
          <w:rPr>
            <w:sz w:val="22"/>
            <w:szCs w:val="22"/>
          </w:rPr>
          <w:t>cene</w:t>
        </w:r>
      </w:ins>
      <w:ins w:id="364" w:author="Bo Li" w:date="2019-01-11T17:58:00Z">
        <w:r w:rsidR="00397B54">
          <w:rPr>
            <w:sz w:val="22"/>
            <w:szCs w:val="22"/>
          </w:rPr>
          <w:t>IBR2018</w:t>
        </w:r>
      </w:ins>
      <w:r>
        <w:rPr>
          <w:color w:val="000000"/>
          <w:sz w:val="22"/>
          <w:szCs w:val="22"/>
        </w:rPr>
        <w:t xml:space="preserve"> track, we randomly </w:t>
      </w:r>
      <w:r>
        <w:rPr>
          <w:sz w:val="22"/>
          <w:szCs w:val="22"/>
        </w:rPr>
        <w:t>pull 700</w:t>
      </w:r>
      <w:r>
        <w:rPr>
          <w:color w:val="000000"/>
          <w:sz w:val="22"/>
          <w:szCs w:val="22"/>
        </w:rPr>
        <w:t xml:space="preserve"> </w:t>
      </w:r>
      <w:r>
        <w:rPr>
          <w:sz w:val="22"/>
          <w:szCs w:val="22"/>
        </w:rPr>
        <w:t xml:space="preserve">images </w:t>
      </w:r>
      <w:r>
        <w:rPr>
          <w:color w:val="000000"/>
          <w:sz w:val="22"/>
          <w:szCs w:val="22"/>
        </w:rPr>
        <w:t xml:space="preserve">and 70 models from each class for training and the remaining </w:t>
      </w:r>
      <w:r>
        <w:rPr>
          <w:sz w:val="22"/>
          <w:szCs w:val="22"/>
        </w:rPr>
        <w:t>300</w:t>
      </w:r>
      <w:r>
        <w:rPr>
          <w:color w:val="000000"/>
          <w:sz w:val="22"/>
          <w:szCs w:val="22"/>
        </w:rPr>
        <w:t xml:space="preserve"> </w:t>
      </w:r>
      <w:r>
        <w:rPr>
          <w:sz w:val="22"/>
          <w:szCs w:val="22"/>
        </w:rPr>
        <w:t xml:space="preserve">images </w:t>
      </w:r>
      <w:r>
        <w:rPr>
          <w:color w:val="000000"/>
          <w:sz w:val="22"/>
          <w:szCs w:val="22"/>
        </w:rPr>
        <w:t xml:space="preserve">and 30 models are used for testing, as shown in </w:t>
      </w:r>
      <w:r>
        <w:rPr>
          <w:b/>
          <w:color w:val="000000"/>
          <w:sz w:val="22"/>
          <w:szCs w:val="22"/>
        </w:rPr>
        <w:t>Table 1.</w:t>
      </w:r>
    </w:p>
    <w:p w14:paraId="531A7183" w14:textId="77777777" w:rsidR="00840C5F" w:rsidRDefault="00840C5F">
      <w:pPr>
        <w:spacing w:line="360" w:lineRule="auto"/>
        <w:rPr>
          <w:sz w:val="22"/>
          <w:szCs w:val="22"/>
        </w:rPr>
      </w:pPr>
    </w:p>
    <w:p w14:paraId="388190AC" w14:textId="71917EDA" w:rsidR="00840C5F" w:rsidRDefault="0016559D">
      <w:pPr>
        <w:spacing w:line="360" w:lineRule="auto"/>
        <w:rPr>
          <w:color w:val="000000"/>
          <w:sz w:val="22"/>
          <w:szCs w:val="22"/>
        </w:rPr>
      </w:pPr>
      <w:r>
        <w:rPr>
          <w:color w:val="000000"/>
          <w:sz w:val="22"/>
          <w:szCs w:val="22"/>
        </w:rPr>
        <w:t xml:space="preserve">If a method involves a </w:t>
      </w:r>
      <w:r>
        <w:rPr>
          <w:sz w:val="22"/>
          <w:szCs w:val="22"/>
        </w:rPr>
        <w:t>learning</w:t>
      </w:r>
      <w:ins w:id="365" w:author="Bo Li" w:date="2019-01-11T17:59:00Z">
        <w:r w:rsidR="00397B54">
          <w:rPr>
            <w:sz w:val="22"/>
            <w:szCs w:val="22"/>
          </w:rPr>
          <w:t>-</w:t>
        </w:r>
      </w:ins>
      <w:del w:id="366" w:author="Bo Li" w:date="2019-01-11T17:59:00Z">
        <w:r w:rsidDel="00397B54">
          <w:rPr>
            <w:sz w:val="22"/>
            <w:szCs w:val="22"/>
          </w:rPr>
          <w:delText xml:space="preserve"> </w:delText>
        </w:r>
      </w:del>
      <w:r>
        <w:rPr>
          <w:sz w:val="22"/>
          <w:szCs w:val="22"/>
        </w:rPr>
        <w:t xml:space="preserve">based </w:t>
      </w:r>
      <w:proofErr w:type="spellStart"/>
      <w:r>
        <w:rPr>
          <w:sz w:val="22"/>
          <w:szCs w:val="22"/>
        </w:rPr>
        <w:t>approac</w:t>
      </w:r>
      <w:proofErr w:type="spellEnd"/>
      <w:del w:id="367" w:author="Bo Li" w:date="2019-01-11T17:59:00Z">
        <w:r w:rsidDel="00397B54">
          <w:rPr>
            <w:sz w:val="22"/>
            <w:szCs w:val="22"/>
          </w:rPr>
          <w:delText>h</w:delText>
        </w:r>
        <w:r w:rsidDel="00397B54">
          <w:rPr>
            <w:sz w:val="22"/>
            <w:szCs w:val="22"/>
          </w:rPr>
          <w:delText>(</w:delText>
        </w:r>
        <w:r w:rsidDel="00397B54">
          <w:rPr>
            <w:sz w:val="22"/>
            <w:szCs w:val="22"/>
          </w:rPr>
          <w:delText>e</w:delText>
        </w:r>
        <w:r w:rsidDel="00397B54">
          <w:rPr>
            <w:sz w:val="22"/>
            <w:szCs w:val="22"/>
          </w:rPr>
          <w:delText>s</w:delText>
        </w:r>
        <w:r w:rsidDel="00397B54">
          <w:rPr>
            <w:sz w:val="22"/>
            <w:szCs w:val="22"/>
          </w:rPr>
          <w:delText>)</w:delText>
        </w:r>
      </w:del>
      <w:r>
        <w:rPr>
          <w:sz w:val="22"/>
          <w:szCs w:val="22"/>
        </w:rPr>
        <w:t>, r</w:t>
      </w:r>
      <w:r>
        <w:rPr>
          <w:color w:val="000000"/>
          <w:sz w:val="22"/>
          <w:szCs w:val="22"/>
        </w:rPr>
        <w:t xml:space="preserve">esults </w:t>
      </w:r>
      <w:r>
        <w:rPr>
          <w:color w:val="000000"/>
          <w:sz w:val="22"/>
          <w:szCs w:val="22"/>
        </w:rPr>
        <w:t xml:space="preserve">for </w:t>
      </w:r>
      <w:r>
        <w:rPr>
          <w:sz w:val="22"/>
          <w:szCs w:val="22"/>
        </w:rPr>
        <w:t>both the</w:t>
      </w:r>
      <w:r>
        <w:rPr>
          <w:color w:val="000000"/>
          <w:sz w:val="22"/>
          <w:szCs w:val="22"/>
        </w:rPr>
        <w:t xml:space="preserve"> training and testing datasets need to </w:t>
      </w:r>
      <w:r>
        <w:rPr>
          <w:sz w:val="22"/>
          <w:szCs w:val="22"/>
        </w:rPr>
        <w:t>be submitted.</w:t>
      </w:r>
      <w:r>
        <w:rPr>
          <w:color w:val="000000"/>
          <w:sz w:val="22"/>
          <w:szCs w:val="22"/>
        </w:rPr>
        <w:t xml:space="preserve">  Otherwise, the retrieval results based on the test and complete datasets are needed. To provide future users a complete reference of our benchmark, we will evaluate the participating algorit</w:t>
      </w:r>
      <w:r>
        <w:rPr>
          <w:color w:val="000000"/>
          <w:sz w:val="22"/>
          <w:szCs w:val="22"/>
        </w:rPr>
        <w:t xml:space="preserve">hms on both the testing dataset and the complete </w:t>
      </w:r>
      <w:del w:id="368" w:author="Bo Li" w:date="2019-01-11T18:00:00Z">
        <w:r w:rsidDel="00397B54">
          <w:rPr>
            <w:b/>
            <w:color w:val="000000"/>
            <w:sz w:val="22"/>
            <w:szCs w:val="22"/>
          </w:rPr>
          <w:delText>ExtendedScene</w:delText>
        </w:r>
        <w:r w:rsidDel="00397B54">
          <w:rPr>
            <w:b/>
            <w:sz w:val="22"/>
            <w:szCs w:val="22"/>
          </w:rPr>
          <w:delText>IBR</w:delText>
        </w:r>
        <w:r w:rsidDel="00397B54">
          <w:rPr>
            <w:color w:val="000000"/>
            <w:sz w:val="22"/>
            <w:szCs w:val="22"/>
          </w:rPr>
          <w:delText xml:space="preserve"> </w:delText>
        </w:r>
      </w:del>
      <w:proofErr w:type="spellStart"/>
      <w:ins w:id="369" w:author="Bo Li" w:date="2019-01-11T18:00:00Z">
        <w:r w:rsidR="00397B54">
          <w:rPr>
            <w:b/>
            <w:color w:val="000000"/>
            <w:sz w:val="22"/>
            <w:szCs w:val="22"/>
          </w:rPr>
          <w:t>Scene_IBR</w:t>
        </w:r>
        <w:proofErr w:type="spellEnd"/>
        <w:r w:rsidR="00397B54">
          <w:rPr>
            <w:b/>
            <w:color w:val="000000"/>
            <w:sz w:val="22"/>
            <w:szCs w:val="22"/>
          </w:rPr>
          <w:t xml:space="preserve"> </w:t>
        </w:r>
      </w:ins>
      <w:r>
        <w:rPr>
          <w:color w:val="000000"/>
          <w:sz w:val="22"/>
          <w:szCs w:val="22"/>
        </w:rPr>
        <w:t>benchmark.</w:t>
      </w:r>
    </w:p>
    <w:p w14:paraId="5D97E768" w14:textId="77777777" w:rsidR="00840C5F" w:rsidRDefault="0016559D">
      <w:pPr>
        <w:spacing w:line="360" w:lineRule="auto"/>
        <w:rPr>
          <w:color w:val="000000"/>
          <w:sz w:val="22"/>
          <w:szCs w:val="22"/>
        </w:rPr>
      </w:pPr>
      <w:r>
        <w:rPr>
          <w:color w:val="000000"/>
          <w:sz w:val="22"/>
          <w:szCs w:val="22"/>
        </w:rPr>
        <w:t xml:space="preserve">   </w:t>
      </w:r>
    </w:p>
    <w:p w14:paraId="27956137" w14:textId="0C1F7C47" w:rsidR="00840C5F" w:rsidRDefault="0016559D">
      <w:pPr>
        <w:jc w:val="both"/>
        <w:rPr>
          <w:color w:val="000000"/>
          <w:sz w:val="22"/>
          <w:szCs w:val="22"/>
        </w:rPr>
      </w:pPr>
      <w:r>
        <w:rPr>
          <w:b/>
          <w:color w:val="000000"/>
          <w:sz w:val="22"/>
          <w:szCs w:val="22"/>
        </w:rPr>
        <w:t>Table 1.</w:t>
      </w:r>
      <w:r>
        <w:rPr>
          <w:color w:val="000000"/>
          <w:sz w:val="22"/>
          <w:szCs w:val="22"/>
        </w:rPr>
        <w:t xml:space="preserve"> Training and testing datasets (per class) of our </w:t>
      </w:r>
      <w:proofErr w:type="spellStart"/>
      <w:r>
        <w:rPr>
          <w:b/>
          <w:color w:val="000000"/>
          <w:sz w:val="22"/>
          <w:szCs w:val="22"/>
        </w:rPr>
        <w:t>Scene</w:t>
      </w:r>
      <w:ins w:id="370" w:author="Bo Li" w:date="2019-01-11T18:00:00Z">
        <w:r w:rsidR="00397B54">
          <w:rPr>
            <w:b/>
            <w:color w:val="000000"/>
            <w:sz w:val="22"/>
            <w:szCs w:val="22"/>
          </w:rPr>
          <w:t>_</w:t>
        </w:r>
      </w:ins>
      <w:r>
        <w:rPr>
          <w:b/>
          <w:sz w:val="22"/>
          <w:szCs w:val="22"/>
        </w:rPr>
        <w:t>IBR</w:t>
      </w:r>
      <w:proofErr w:type="spellEnd"/>
      <w:r>
        <w:rPr>
          <w:color w:val="000000"/>
          <w:sz w:val="22"/>
          <w:szCs w:val="22"/>
        </w:rPr>
        <w:t xml:space="preserve"> benchmark. </w:t>
      </w: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59"/>
        <w:gridCol w:w="2858"/>
      </w:tblGrid>
      <w:tr w:rsidR="00840C5F" w14:paraId="5B634BFA" w14:textId="77777777">
        <w:tc>
          <w:tcPr>
            <w:tcW w:w="2913" w:type="dxa"/>
          </w:tcPr>
          <w:p w14:paraId="28BF4C0E" w14:textId="2B09FE33" w:rsidR="00840C5F" w:rsidRDefault="0016559D">
            <w:pPr>
              <w:jc w:val="center"/>
              <w:rPr>
                <w:color w:val="000000"/>
                <w:sz w:val="22"/>
                <w:szCs w:val="22"/>
              </w:rPr>
            </w:pPr>
            <w:del w:id="371" w:author="Bo Li" w:date="2019-01-11T18:00:00Z">
              <w:r w:rsidDel="00397B54">
                <w:rPr>
                  <w:b/>
                  <w:color w:val="000000"/>
                  <w:sz w:val="22"/>
                  <w:szCs w:val="22"/>
                </w:rPr>
                <w:delText>ExtendedScene</w:delText>
              </w:r>
              <w:r w:rsidDel="00397B54">
                <w:rPr>
                  <w:b/>
                  <w:sz w:val="22"/>
                  <w:szCs w:val="22"/>
                </w:rPr>
                <w:delText>IBR</w:delText>
              </w:r>
              <w:r w:rsidDel="00397B54">
                <w:rPr>
                  <w:color w:val="000000"/>
                  <w:sz w:val="22"/>
                  <w:szCs w:val="22"/>
                </w:rPr>
                <w:delText xml:space="preserve"> </w:delText>
              </w:r>
            </w:del>
            <w:proofErr w:type="spellStart"/>
            <w:ins w:id="372" w:author="Bo Li" w:date="2019-01-11T18:00:00Z">
              <w:r w:rsidR="00397B54">
                <w:rPr>
                  <w:b/>
                  <w:color w:val="000000"/>
                  <w:sz w:val="22"/>
                  <w:szCs w:val="22"/>
                </w:rPr>
                <w:t>Scene_IBR</w:t>
              </w:r>
              <w:proofErr w:type="spellEnd"/>
              <w:r w:rsidR="00397B54">
                <w:rPr>
                  <w:b/>
                  <w:color w:val="000000"/>
                  <w:sz w:val="22"/>
                  <w:szCs w:val="22"/>
                </w:rPr>
                <w:t xml:space="preserve"> </w:t>
              </w:r>
            </w:ins>
            <w:r>
              <w:rPr>
                <w:color w:val="000000"/>
                <w:sz w:val="22"/>
                <w:szCs w:val="22"/>
              </w:rPr>
              <w:t>Benchmark</w:t>
            </w:r>
          </w:p>
        </w:tc>
        <w:tc>
          <w:tcPr>
            <w:tcW w:w="2859" w:type="dxa"/>
          </w:tcPr>
          <w:p w14:paraId="4DD57D17" w14:textId="77777777" w:rsidR="00840C5F" w:rsidRDefault="0016559D">
            <w:pPr>
              <w:jc w:val="center"/>
              <w:rPr>
                <w:color w:val="000000"/>
                <w:sz w:val="22"/>
                <w:szCs w:val="22"/>
              </w:rPr>
            </w:pPr>
            <w:r>
              <w:rPr>
                <w:sz w:val="22"/>
                <w:szCs w:val="22"/>
              </w:rPr>
              <w:t>Image</w:t>
            </w:r>
          </w:p>
        </w:tc>
        <w:tc>
          <w:tcPr>
            <w:tcW w:w="2858" w:type="dxa"/>
          </w:tcPr>
          <w:p w14:paraId="122CCA8D" w14:textId="77777777" w:rsidR="00840C5F" w:rsidRDefault="0016559D">
            <w:pPr>
              <w:jc w:val="center"/>
              <w:rPr>
                <w:color w:val="000000"/>
                <w:sz w:val="22"/>
                <w:szCs w:val="22"/>
              </w:rPr>
            </w:pPr>
            <w:r>
              <w:rPr>
                <w:color w:val="000000"/>
                <w:sz w:val="22"/>
                <w:szCs w:val="22"/>
              </w:rPr>
              <w:t>Model</w:t>
            </w:r>
          </w:p>
        </w:tc>
      </w:tr>
      <w:tr w:rsidR="00840C5F" w14:paraId="79A4E8A0" w14:textId="77777777">
        <w:tc>
          <w:tcPr>
            <w:tcW w:w="2913" w:type="dxa"/>
          </w:tcPr>
          <w:p w14:paraId="0B669DF9" w14:textId="77777777" w:rsidR="00840C5F" w:rsidRDefault="0016559D">
            <w:pPr>
              <w:jc w:val="center"/>
              <w:rPr>
                <w:color w:val="000000"/>
                <w:sz w:val="22"/>
                <w:szCs w:val="22"/>
              </w:rPr>
            </w:pPr>
            <w:r>
              <w:rPr>
                <w:color w:val="000000"/>
                <w:sz w:val="22"/>
                <w:szCs w:val="22"/>
              </w:rPr>
              <w:t>Train</w:t>
            </w:r>
          </w:p>
        </w:tc>
        <w:tc>
          <w:tcPr>
            <w:tcW w:w="2859" w:type="dxa"/>
          </w:tcPr>
          <w:p w14:paraId="7AC71F5D" w14:textId="77777777" w:rsidR="00840C5F" w:rsidRDefault="0016559D">
            <w:pPr>
              <w:jc w:val="center"/>
              <w:rPr>
                <w:color w:val="000000"/>
                <w:sz w:val="22"/>
                <w:szCs w:val="22"/>
              </w:rPr>
            </w:pPr>
            <w:r>
              <w:rPr>
                <w:sz w:val="22"/>
                <w:szCs w:val="22"/>
              </w:rPr>
              <w:t>700</w:t>
            </w:r>
          </w:p>
        </w:tc>
        <w:tc>
          <w:tcPr>
            <w:tcW w:w="2858" w:type="dxa"/>
          </w:tcPr>
          <w:p w14:paraId="440B1EAF" w14:textId="77777777" w:rsidR="00840C5F" w:rsidRDefault="0016559D">
            <w:pPr>
              <w:jc w:val="center"/>
              <w:rPr>
                <w:color w:val="000000"/>
                <w:sz w:val="22"/>
                <w:szCs w:val="22"/>
              </w:rPr>
            </w:pPr>
            <w:r>
              <w:rPr>
                <w:color w:val="000000"/>
                <w:sz w:val="22"/>
                <w:szCs w:val="22"/>
              </w:rPr>
              <w:t>70</w:t>
            </w:r>
          </w:p>
        </w:tc>
      </w:tr>
      <w:tr w:rsidR="00840C5F" w14:paraId="326DF55D" w14:textId="77777777">
        <w:tc>
          <w:tcPr>
            <w:tcW w:w="2913" w:type="dxa"/>
          </w:tcPr>
          <w:p w14:paraId="467D4626" w14:textId="77777777" w:rsidR="00840C5F" w:rsidRDefault="0016559D">
            <w:pPr>
              <w:jc w:val="center"/>
              <w:rPr>
                <w:color w:val="000000"/>
                <w:sz w:val="22"/>
                <w:szCs w:val="22"/>
              </w:rPr>
            </w:pPr>
            <w:r>
              <w:rPr>
                <w:color w:val="000000"/>
                <w:sz w:val="22"/>
                <w:szCs w:val="22"/>
              </w:rPr>
              <w:t>Test</w:t>
            </w:r>
          </w:p>
        </w:tc>
        <w:tc>
          <w:tcPr>
            <w:tcW w:w="2859" w:type="dxa"/>
          </w:tcPr>
          <w:p w14:paraId="4EF8FBBE" w14:textId="77777777" w:rsidR="00840C5F" w:rsidRDefault="0016559D">
            <w:pPr>
              <w:jc w:val="center"/>
              <w:rPr>
                <w:color w:val="000000"/>
                <w:sz w:val="22"/>
                <w:szCs w:val="22"/>
              </w:rPr>
            </w:pPr>
            <w:r>
              <w:rPr>
                <w:sz w:val="22"/>
                <w:szCs w:val="22"/>
              </w:rPr>
              <w:t>300</w:t>
            </w:r>
          </w:p>
        </w:tc>
        <w:tc>
          <w:tcPr>
            <w:tcW w:w="2858" w:type="dxa"/>
          </w:tcPr>
          <w:p w14:paraId="40DE7CFE" w14:textId="77777777" w:rsidR="00840C5F" w:rsidRDefault="0016559D">
            <w:pPr>
              <w:jc w:val="center"/>
              <w:rPr>
                <w:color w:val="000000"/>
                <w:sz w:val="22"/>
                <w:szCs w:val="22"/>
              </w:rPr>
            </w:pPr>
            <w:r>
              <w:rPr>
                <w:color w:val="000000"/>
                <w:sz w:val="22"/>
                <w:szCs w:val="22"/>
              </w:rPr>
              <w:t>30</w:t>
            </w:r>
          </w:p>
        </w:tc>
      </w:tr>
      <w:tr w:rsidR="00840C5F" w14:paraId="51F77DD5" w14:textId="77777777">
        <w:tc>
          <w:tcPr>
            <w:tcW w:w="2913" w:type="dxa"/>
          </w:tcPr>
          <w:p w14:paraId="3F6AC980" w14:textId="77777777" w:rsidR="00840C5F" w:rsidRDefault="0016559D">
            <w:pPr>
              <w:jc w:val="center"/>
              <w:rPr>
                <w:color w:val="000000"/>
                <w:sz w:val="22"/>
                <w:szCs w:val="22"/>
              </w:rPr>
            </w:pPr>
            <w:r>
              <w:rPr>
                <w:color w:val="000000"/>
                <w:sz w:val="22"/>
                <w:szCs w:val="22"/>
              </w:rPr>
              <w:t>Total (per class)</w:t>
            </w:r>
          </w:p>
        </w:tc>
        <w:tc>
          <w:tcPr>
            <w:tcW w:w="2859" w:type="dxa"/>
          </w:tcPr>
          <w:p w14:paraId="7EC10FBC" w14:textId="77777777" w:rsidR="00840C5F" w:rsidRDefault="0016559D">
            <w:pPr>
              <w:jc w:val="center"/>
              <w:rPr>
                <w:color w:val="000000"/>
                <w:sz w:val="22"/>
                <w:szCs w:val="22"/>
              </w:rPr>
            </w:pPr>
            <w:r>
              <w:rPr>
                <w:sz w:val="22"/>
                <w:szCs w:val="22"/>
              </w:rPr>
              <w:t>1000</w:t>
            </w:r>
          </w:p>
        </w:tc>
        <w:tc>
          <w:tcPr>
            <w:tcW w:w="2858" w:type="dxa"/>
          </w:tcPr>
          <w:p w14:paraId="4F859023" w14:textId="77777777" w:rsidR="00840C5F" w:rsidRDefault="0016559D">
            <w:pPr>
              <w:jc w:val="center"/>
              <w:rPr>
                <w:color w:val="000000"/>
                <w:sz w:val="22"/>
                <w:szCs w:val="22"/>
              </w:rPr>
            </w:pPr>
            <w:r>
              <w:rPr>
                <w:color w:val="000000"/>
                <w:sz w:val="22"/>
                <w:szCs w:val="22"/>
              </w:rPr>
              <w:t>100</w:t>
            </w:r>
          </w:p>
        </w:tc>
      </w:tr>
      <w:tr w:rsidR="00840C5F" w14:paraId="1990B96D" w14:textId="77777777">
        <w:tc>
          <w:tcPr>
            <w:tcW w:w="2913" w:type="dxa"/>
          </w:tcPr>
          <w:p w14:paraId="1EA33C88" w14:textId="77777777" w:rsidR="00840C5F" w:rsidRDefault="0016559D">
            <w:pPr>
              <w:jc w:val="center"/>
              <w:rPr>
                <w:color w:val="000000"/>
                <w:sz w:val="22"/>
                <w:szCs w:val="22"/>
              </w:rPr>
            </w:pPr>
            <w:r>
              <w:rPr>
                <w:color w:val="000000"/>
                <w:sz w:val="22"/>
                <w:szCs w:val="22"/>
              </w:rPr>
              <w:t>Total (all 30 classes)</w:t>
            </w:r>
          </w:p>
        </w:tc>
        <w:tc>
          <w:tcPr>
            <w:tcW w:w="2859" w:type="dxa"/>
          </w:tcPr>
          <w:p w14:paraId="7755F350" w14:textId="77777777" w:rsidR="00840C5F" w:rsidRDefault="0016559D">
            <w:pPr>
              <w:jc w:val="center"/>
              <w:rPr>
                <w:color w:val="000000"/>
                <w:sz w:val="22"/>
                <w:szCs w:val="22"/>
              </w:rPr>
            </w:pPr>
            <w:r>
              <w:rPr>
                <w:sz w:val="22"/>
                <w:szCs w:val="22"/>
              </w:rPr>
              <w:t>20,000</w:t>
            </w:r>
          </w:p>
        </w:tc>
        <w:tc>
          <w:tcPr>
            <w:tcW w:w="2858" w:type="dxa"/>
          </w:tcPr>
          <w:p w14:paraId="37642FF6" w14:textId="77777777" w:rsidR="00840C5F" w:rsidRDefault="0016559D">
            <w:pPr>
              <w:jc w:val="center"/>
              <w:rPr>
                <w:color w:val="000000"/>
                <w:sz w:val="22"/>
                <w:szCs w:val="22"/>
              </w:rPr>
            </w:pPr>
            <w:r>
              <w:rPr>
                <w:color w:val="000000"/>
                <w:sz w:val="22"/>
                <w:szCs w:val="22"/>
              </w:rPr>
              <w:t>3000</w:t>
            </w:r>
          </w:p>
        </w:tc>
      </w:tr>
    </w:tbl>
    <w:p w14:paraId="602641E5" w14:textId="77777777" w:rsidR="00840C5F" w:rsidRDefault="0016559D">
      <w:pPr>
        <w:spacing w:line="360" w:lineRule="auto"/>
        <w:jc w:val="both"/>
        <w:rPr>
          <w:b/>
          <w:sz w:val="22"/>
          <w:szCs w:val="22"/>
        </w:rPr>
      </w:pPr>
      <w:r>
        <w:br w:type="page"/>
      </w:r>
    </w:p>
    <w:p w14:paraId="516ABD0D" w14:textId="77777777" w:rsidR="0016559D" w:rsidRDefault="0016559D" w:rsidP="0016559D">
      <w:pPr>
        <w:autoSpaceDE w:val="0"/>
        <w:autoSpaceDN w:val="0"/>
        <w:adjustRightInd w:val="0"/>
        <w:rPr>
          <w:ins w:id="373" w:author="Bo Li" w:date="2019-01-12T11:30:00Z"/>
          <w:sz w:val="20"/>
          <w:szCs w:val="20"/>
        </w:rPr>
      </w:pPr>
    </w:p>
    <w:p w14:paraId="06E38A9F" w14:textId="77777777" w:rsidR="0016559D" w:rsidRDefault="0016559D" w:rsidP="0016559D">
      <w:pPr>
        <w:spacing w:line="360" w:lineRule="auto"/>
        <w:jc w:val="both"/>
        <w:rPr>
          <w:ins w:id="374" w:author="Bo Li" w:date="2019-01-12T11:30:00Z"/>
          <w:b/>
          <w:bCs/>
          <w:color w:val="414751"/>
          <w:sz w:val="29"/>
          <w:szCs w:val="29"/>
          <w:shd w:val="clear" w:color="auto" w:fill="FFFEC9"/>
        </w:rPr>
      </w:pPr>
      <w:ins w:id="375" w:author="Bo Li" w:date="2019-01-12T11:30:00Z">
        <w:r>
          <w:rPr>
            <w:b/>
            <w:bCs/>
            <w:color w:val="414751"/>
            <w:sz w:val="29"/>
            <w:szCs w:val="29"/>
            <w:shd w:val="clear" w:color="auto" w:fill="FFFEC9"/>
          </w:rPr>
          <w:t>2D Scene Image Dataset</w:t>
        </w:r>
      </w:ins>
    </w:p>
    <w:p w14:paraId="36BAC9FB" w14:textId="77777777" w:rsidR="00840C5F" w:rsidRDefault="00840C5F">
      <w:pPr>
        <w:spacing w:line="360" w:lineRule="auto"/>
        <w:jc w:val="both"/>
        <w:rPr>
          <w:color w:val="000000"/>
          <w:sz w:val="22"/>
          <w:szCs w:val="22"/>
        </w:rPr>
      </w:pPr>
    </w:p>
    <w:p w14:paraId="36E36937" w14:textId="77777777" w:rsidR="00840C5F" w:rsidRDefault="0016559D">
      <w:pPr>
        <w:spacing w:line="360" w:lineRule="auto"/>
        <w:jc w:val="center"/>
        <w:rPr>
          <w:color w:val="000000"/>
          <w:sz w:val="22"/>
          <w:szCs w:val="22"/>
        </w:rPr>
      </w:pPr>
      <w:r>
        <w:rPr>
          <w:noProof/>
          <w:sz w:val="22"/>
          <w:szCs w:val="22"/>
        </w:rPr>
        <w:drawing>
          <wp:inline distT="114300" distB="114300" distL="114300" distR="114300" wp14:anchorId="7B0455A8" wp14:editId="70570F6E">
            <wp:extent cx="3895725" cy="4438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95725" cy="4438650"/>
                    </a:xfrm>
                    <a:prstGeom prst="rect">
                      <a:avLst/>
                    </a:prstGeom>
                    <a:ln/>
                  </pic:spPr>
                </pic:pic>
              </a:graphicData>
            </a:graphic>
          </wp:inline>
        </w:drawing>
      </w:r>
    </w:p>
    <w:p w14:paraId="4D484450" w14:textId="17842314" w:rsidR="00840C5F" w:rsidRDefault="0016559D">
      <w:pPr>
        <w:jc w:val="center"/>
        <w:rPr>
          <w:color w:val="000000"/>
          <w:sz w:val="22"/>
          <w:szCs w:val="22"/>
        </w:rPr>
      </w:pPr>
      <w:r>
        <w:rPr>
          <w:b/>
          <w:color w:val="000000"/>
          <w:sz w:val="22"/>
          <w:szCs w:val="22"/>
        </w:rPr>
        <w:t>Fig. 1</w:t>
      </w:r>
      <w:r>
        <w:rPr>
          <w:color w:val="000000"/>
          <w:sz w:val="22"/>
          <w:szCs w:val="22"/>
        </w:rPr>
        <w:t xml:space="preserve"> </w:t>
      </w:r>
      <w:r>
        <w:rPr>
          <w:sz w:val="22"/>
          <w:szCs w:val="22"/>
        </w:rPr>
        <w:t xml:space="preserve">Example 2D scene images (one example per class, shown in one view) in our </w:t>
      </w:r>
      <w:del w:id="376" w:author="Bo Li" w:date="2019-01-11T18:01:00Z">
        <w:r w:rsidDel="00397B54">
          <w:rPr>
            <w:b/>
            <w:sz w:val="22"/>
            <w:szCs w:val="22"/>
          </w:rPr>
          <w:delText>ExtendedSceneIBR</w:delText>
        </w:r>
        <w:r w:rsidDel="00397B54">
          <w:rPr>
            <w:sz w:val="22"/>
            <w:szCs w:val="22"/>
          </w:rPr>
          <w:delText xml:space="preserve"> </w:delText>
        </w:r>
      </w:del>
      <w:proofErr w:type="spellStart"/>
      <w:ins w:id="377" w:author="Bo Li" w:date="2019-01-11T18:01:00Z">
        <w:r w:rsidR="00397B54">
          <w:rPr>
            <w:b/>
            <w:sz w:val="22"/>
            <w:szCs w:val="22"/>
          </w:rPr>
          <w:t>Scene_IBR</w:t>
        </w:r>
        <w:proofErr w:type="spellEnd"/>
        <w:r w:rsidR="00397B54">
          <w:rPr>
            <w:b/>
            <w:sz w:val="22"/>
            <w:szCs w:val="22"/>
          </w:rPr>
          <w:t xml:space="preserve"> </w:t>
        </w:r>
      </w:ins>
      <w:r>
        <w:rPr>
          <w:sz w:val="22"/>
          <w:szCs w:val="22"/>
        </w:rPr>
        <w:t>benchmark.</w:t>
      </w:r>
    </w:p>
    <w:p w14:paraId="68718907" w14:textId="77777777" w:rsidR="00840C5F" w:rsidRDefault="0016559D">
      <w:pPr>
        <w:rPr>
          <w:sz w:val="22"/>
          <w:szCs w:val="22"/>
        </w:rPr>
      </w:pPr>
      <w:r>
        <w:br w:type="page"/>
      </w:r>
    </w:p>
    <w:p w14:paraId="66A2B4D2" w14:textId="1F5C0C40" w:rsidR="00840C5F" w:rsidDel="0016559D" w:rsidRDefault="00840C5F">
      <w:pPr>
        <w:rPr>
          <w:del w:id="378" w:author="Bo Li" w:date="2019-01-12T11:30:00Z"/>
          <w:sz w:val="22"/>
          <w:szCs w:val="22"/>
        </w:rPr>
      </w:pPr>
    </w:p>
    <w:p w14:paraId="3B51712D" w14:textId="77777777" w:rsidR="0016559D" w:rsidRDefault="0016559D" w:rsidP="0016559D">
      <w:pPr>
        <w:spacing w:line="360" w:lineRule="auto"/>
        <w:jc w:val="both"/>
        <w:rPr>
          <w:ins w:id="379" w:author="Bo Li" w:date="2019-01-12T11:30:00Z"/>
          <w:color w:val="000000"/>
          <w:sz w:val="22"/>
          <w:szCs w:val="22"/>
        </w:rPr>
      </w:pPr>
      <w:bookmarkStart w:id="380" w:name="_GoBack"/>
      <w:bookmarkEnd w:id="380"/>
      <w:ins w:id="381" w:author="Bo Li" w:date="2019-01-12T11:30:00Z">
        <w:r>
          <w:rPr>
            <w:b/>
            <w:bCs/>
            <w:color w:val="414751"/>
            <w:sz w:val="29"/>
            <w:szCs w:val="29"/>
            <w:shd w:val="clear" w:color="auto" w:fill="FFFEC9"/>
          </w:rPr>
          <w:t>3D Scene Dataset</w:t>
        </w:r>
      </w:ins>
    </w:p>
    <w:p w14:paraId="0AFFCFFB" w14:textId="36100351" w:rsidR="00840C5F" w:rsidDel="0016559D" w:rsidRDefault="00840C5F">
      <w:pPr>
        <w:rPr>
          <w:del w:id="382" w:author="Bo Li" w:date="2019-01-12T11:30:00Z"/>
          <w:color w:val="000000"/>
          <w:sz w:val="22"/>
          <w:szCs w:val="22"/>
        </w:rPr>
      </w:pPr>
    </w:p>
    <w:p w14:paraId="12DA950C" w14:textId="3E6FAD94" w:rsidR="00840C5F" w:rsidDel="0016559D" w:rsidRDefault="00840C5F">
      <w:pPr>
        <w:spacing w:line="360" w:lineRule="auto"/>
        <w:rPr>
          <w:del w:id="383" w:author="Bo Li" w:date="2019-01-12T11:30:00Z"/>
          <w:sz w:val="22"/>
          <w:szCs w:val="22"/>
        </w:rPr>
      </w:pPr>
    </w:p>
    <w:p w14:paraId="66949E10" w14:textId="5D62E5A0" w:rsidR="00840C5F" w:rsidDel="0016559D" w:rsidRDefault="00840C5F">
      <w:pPr>
        <w:spacing w:line="360" w:lineRule="auto"/>
        <w:rPr>
          <w:del w:id="384" w:author="Bo Li" w:date="2019-01-12T11:30:00Z"/>
          <w:color w:val="000000"/>
          <w:sz w:val="22"/>
          <w:szCs w:val="22"/>
        </w:rPr>
      </w:pPr>
    </w:p>
    <w:p w14:paraId="6E80A832" w14:textId="77777777" w:rsidR="00840C5F" w:rsidRDefault="0016559D">
      <w:pPr>
        <w:rPr>
          <w:color w:val="000000"/>
          <w:sz w:val="22"/>
          <w:szCs w:val="22"/>
        </w:rPr>
      </w:pPr>
      <w:r>
        <w:rPr>
          <w:noProof/>
          <w:color w:val="000000"/>
          <w:sz w:val="22"/>
          <w:szCs w:val="22"/>
        </w:rPr>
        <w:drawing>
          <wp:inline distT="0" distB="0" distL="0" distR="0" wp14:anchorId="56F7E379" wp14:editId="7EDE842D">
            <wp:extent cx="5362575" cy="6086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62575" cy="6086475"/>
                    </a:xfrm>
                    <a:prstGeom prst="rect">
                      <a:avLst/>
                    </a:prstGeom>
                    <a:ln/>
                  </pic:spPr>
                </pic:pic>
              </a:graphicData>
            </a:graphic>
          </wp:inline>
        </w:drawing>
      </w:r>
    </w:p>
    <w:p w14:paraId="58C184F1" w14:textId="7B00EA7C" w:rsidR="00840C5F" w:rsidRDefault="0016559D">
      <w:pPr>
        <w:jc w:val="center"/>
        <w:rPr>
          <w:color w:val="000000"/>
          <w:sz w:val="22"/>
          <w:szCs w:val="22"/>
        </w:rPr>
      </w:pPr>
      <w:r>
        <w:rPr>
          <w:b/>
          <w:color w:val="000000"/>
          <w:sz w:val="22"/>
          <w:szCs w:val="22"/>
        </w:rPr>
        <w:t xml:space="preserve">Fig. 2 </w:t>
      </w:r>
      <w:r>
        <w:rPr>
          <w:color w:val="000000"/>
          <w:sz w:val="22"/>
          <w:szCs w:val="22"/>
        </w:rPr>
        <w:t xml:space="preserve">Example 3D scene models (one example per class) in our </w:t>
      </w:r>
      <w:del w:id="385" w:author="Bo Li" w:date="2019-01-11T18:01:00Z">
        <w:r w:rsidDel="00397B54">
          <w:rPr>
            <w:b/>
            <w:color w:val="000000"/>
            <w:sz w:val="22"/>
            <w:szCs w:val="22"/>
          </w:rPr>
          <w:delText>ExtendedScene</w:delText>
        </w:r>
        <w:r w:rsidDel="00397B54">
          <w:rPr>
            <w:b/>
            <w:sz w:val="22"/>
            <w:szCs w:val="22"/>
          </w:rPr>
          <w:delText>IBR</w:delText>
        </w:r>
        <w:r w:rsidDel="00397B54">
          <w:rPr>
            <w:color w:val="000000"/>
            <w:sz w:val="22"/>
            <w:szCs w:val="22"/>
          </w:rPr>
          <w:delText xml:space="preserve"> </w:delText>
        </w:r>
      </w:del>
      <w:proofErr w:type="spellStart"/>
      <w:ins w:id="386" w:author="Bo Li" w:date="2019-01-11T18:01:00Z">
        <w:r w:rsidR="00397B54">
          <w:rPr>
            <w:b/>
            <w:color w:val="000000"/>
            <w:sz w:val="22"/>
            <w:szCs w:val="22"/>
          </w:rPr>
          <w:t>Scene_IBR</w:t>
        </w:r>
        <w:proofErr w:type="spellEnd"/>
        <w:r w:rsidR="00397B54">
          <w:rPr>
            <w:b/>
            <w:color w:val="000000"/>
            <w:sz w:val="22"/>
            <w:szCs w:val="22"/>
          </w:rPr>
          <w:t xml:space="preserve"> </w:t>
        </w:r>
      </w:ins>
      <w:r>
        <w:rPr>
          <w:color w:val="000000"/>
          <w:sz w:val="22"/>
          <w:szCs w:val="22"/>
        </w:rPr>
        <w:t>benchmark.</w:t>
      </w:r>
    </w:p>
    <w:p w14:paraId="1315F848" w14:textId="77777777" w:rsidR="00840C5F" w:rsidRDefault="00840C5F">
      <w:pPr>
        <w:spacing w:line="360" w:lineRule="auto"/>
        <w:jc w:val="both"/>
        <w:rPr>
          <w:b/>
          <w:color w:val="000000"/>
          <w:sz w:val="22"/>
          <w:szCs w:val="22"/>
        </w:rPr>
      </w:pPr>
    </w:p>
    <w:p w14:paraId="4CE296C1" w14:textId="77777777" w:rsidR="00840C5F" w:rsidRDefault="00840C5F">
      <w:pPr>
        <w:spacing w:line="360" w:lineRule="auto"/>
        <w:jc w:val="both"/>
        <w:rPr>
          <w:b/>
          <w:color w:val="000000"/>
          <w:sz w:val="22"/>
          <w:szCs w:val="22"/>
        </w:rPr>
      </w:pPr>
    </w:p>
    <w:p w14:paraId="2BBE5796" w14:textId="77777777" w:rsidR="00840C5F" w:rsidRDefault="0016559D">
      <w:pPr>
        <w:pBdr>
          <w:top w:val="nil"/>
          <w:left w:val="nil"/>
          <w:bottom w:val="nil"/>
          <w:right w:val="nil"/>
          <w:between w:val="nil"/>
        </w:pBdr>
        <w:spacing w:line="360" w:lineRule="auto"/>
        <w:rPr>
          <w:color w:val="000000"/>
          <w:sz w:val="22"/>
          <w:szCs w:val="22"/>
        </w:rPr>
      </w:pPr>
      <w:r>
        <w:rPr>
          <w:rFonts w:eastAsia="Times New Roman"/>
          <w:b/>
          <w:color w:val="000000"/>
          <w:sz w:val="22"/>
          <w:szCs w:val="22"/>
        </w:rPr>
        <w:t xml:space="preserve">Evaluation Method: </w:t>
      </w:r>
    </w:p>
    <w:p w14:paraId="4032D76E" w14:textId="77777777" w:rsidR="00840C5F" w:rsidRDefault="0016559D">
      <w:pPr>
        <w:spacing w:line="360" w:lineRule="auto"/>
        <w:jc w:val="both"/>
        <w:rPr>
          <w:sz w:val="22"/>
          <w:szCs w:val="22"/>
        </w:rPr>
      </w:pPr>
      <w:bookmarkStart w:id="387" w:name="_gjdgxs" w:colFirst="0" w:colLast="0"/>
      <w:bookmarkEnd w:id="387"/>
      <w:r>
        <w:rPr>
          <w:sz w:val="22"/>
          <w:szCs w:val="22"/>
        </w:rPr>
        <w:t>To have a comprehensive evaluation of the retrieval algorithm, we employ seven commonly adopted performance metrics in 3D model retrieval community: Precision-Recall (PR) diagram, Nearest Neighbor (NN), First Tier (FT), Second Tier (ST), E-Measures (E), Di</w:t>
      </w:r>
      <w:r>
        <w:rPr>
          <w:sz w:val="22"/>
          <w:szCs w:val="22"/>
        </w:rPr>
        <w:t>scounted Cumulated Gain (DCG) and Average Precision (AP) [5]. We have developed the related code to compute these metrics and will provide them to participants.</w:t>
      </w:r>
    </w:p>
    <w:p w14:paraId="797F6ACD" w14:textId="77777777" w:rsidR="00840C5F" w:rsidRDefault="00840C5F">
      <w:pPr>
        <w:spacing w:line="360" w:lineRule="auto"/>
        <w:jc w:val="both"/>
        <w:rPr>
          <w:sz w:val="22"/>
          <w:szCs w:val="22"/>
        </w:rPr>
      </w:pPr>
    </w:p>
    <w:p w14:paraId="475E31C0" w14:textId="180DB35E" w:rsidR="0035466F" w:rsidRDefault="0035466F" w:rsidP="0035466F">
      <w:pPr>
        <w:pStyle w:val="Standard"/>
        <w:rPr>
          <w:ins w:id="388" w:author="Bo Li" w:date="2019-01-12T11:14:00Z"/>
        </w:rPr>
      </w:pPr>
      <w:ins w:id="389" w:author="Bo Li" w:date="2019-01-12T11:14:00Z">
        <w:r>
          <w:rPr>
            <w:b/>
            <w:bCs/>
            <w:color w:val="000000"/>
            <w:sz w:val="22"/>
            <w:szCs w:val="22"/>
          </w:rPr>
          <w:t xml:space="preserve">The Procedural Aspects: </w:t>
        </w:r>
        <w:r>
          <w:rPr>
            <w:b/>
            <w:bCs/>
            <w:color w:val="000000"/>
            <w:sz w:val="22"/>
            <w:szCs w:val="22"/>
          </w:rPr>
          <w:br/>
        </w:r>
        <w:r>
          <w:rPr>
            <w:color w:val="000000"/>
            <w:sz w:val="22"/>
            <w:szCs w:val="22"/>
          </w:rPr>
          <w:t xml:space="preserve">The complete dataset will be made available on the </w:t>
        </w:r>
      </w:ins>
      <w:ins w:id="390" w:author="Bo Li" w:date="2019-01-12T11:15:00Z">
        <w:r>
          <w:rPr>
            <w:color w:val="000000"/>
            <w:sz w:val="22"/>
            <w:szCs w:val="22"/>
          </w:rPr>
          <w:t>25</w:t>
        </w:r>
        <w:r w:rsidRPr="0035466F">
          <w:rPr>
            <w:color w:val="000000"/>
            <w:sz w:val="22"/>
            <w:szCs w:val="22"/>
            <w:vertAlign w:val="superscript"/>
            <w:rPrChange w:id="391" w:author="Bo Li" w:date="2019-01-12T11:15:00Z">
              <w:rPr>
                <w:color w:val="000000"/>
                <w:sz w:val="22"/>
                <w:szCs w:val="22"/>
              </w:rPr>
            </w:rPrChange>
          </w:rPr>
          <w:t>th</w:t>
        </w:r>
      </w:ins>
      <w:ins w:id="392" w:author="Bo Li" w:date="2019-01-12T11:14:00Z">
        <w:r>
          <w:rPr>
            <w:color w:val="000000"/>
            <w:sz w:val="22"/>
            <w:szCs w:val="22"/>
          </w:rPr>
          <w:t xml:space="preserve"> of </w:t>
        </w:r>
      </w:ins>
      <w:ins w:id="393" w:author="Bo Li" w:date="2019-01-12T11:15:00Z">
        <w:r>
          <w:rPr>
            <w:color w:val="000000"/>
            <w:sz w:val="22"/>
            <w:szCs w:val="22"/>
          </w:rPr>
          <w:t>January</w:t>
        </w:r>
      </w:ins>
      <w:ins w:id="394" w:author="Bo Li" w:date="2019-01-12T11:14:00Z">
        <w:r>
          <w:rPr>
            <w:color w:val="000000"/>
            <w:sz w:val="22"/>
            <w:szCs w:val="22"/>
          </w:rPr>
          <w:t xml:space="preserve"> and the results will be due in </w:t>
        </w:r>
      </w:ins>
      <w:ins w:id="395" w:author="Bo Li" w:date="2019-01-12T11:16:00Z">
        <w:r>
          <w:rPr>
            <w:color w:val="000000"/>
            <w:sz w:val="22"/>
            <w:szCs w:val="22"/>
          </w:rPr>
          <w:t>six</w:t>
        </w:r>
      </w:ins>
      <w:ins w:id="396" w:author="Bo Li" w:date="2019-01-12T11:14:00Z">
        <w:r>
          <w:rPr>
            <w:color w:val="000000"/>
            <w:sz w:val="22"/>
            <w:szCs w:val="22"/>
          </w:rPr>
          <w:t xml:space="preserve"> weeks after that. Every participant is expected to perform the queries and send us their retrieval results. We will then do the performance assessment. Participants and organizers will collaborate to write a joint SHREC track competition report to detail the results and evaluations. Results of the track will be presented during the </w:t>
        </w:r>
        <w:r>
          <w:rPr>
            <w:rFonts w:eastAsia="Times New Roman"/>
            <w:color w:val="000000"/>
            <w:sz w:val="22"/>
            <w:szCs w:val="22"/>
          </w:rPr>
          <w:t xml:space="preserve">Eurographics </w:t>
        </w:r>
        <w:r>
          <w:rPr>
            <w:color w:val="000000"/>
            <w:sz w:val="22"/>
            <w:szCs w:val="22"/>
          </w:rPr>
          <w:t>3DOR Workshop 201</w:t>
        </w:r>
        <w:r>
          <w:rPr>
            <w:color w:val="000000"/>
            <w:sz w:val="22"/>
            <w:szCs w:val="22"/>
          </w:rPr>
          <w:t>9</w:t>
        </w:r>
        <w:r>
          <w:rPr>
            <w:color w:val="000000"/>
            <w:sz w:val="22"/>
            <w:szCs w:val="22"/>
          </w:rPr>
          <w:t xml:space="preserve"> in </w:t>
        </w:r>
      </w:ins>
      <w:ins w:id="397" w:author="Bo Li" w:date="2019-01-12T11:15:00Z">
        <w:r>
          <w:rPr>
            <w:color w:val="000000"/>
            <w:sz w:val="22"/>
            <w:szCs w:val="22"/>
          </w:rPr>
          <w:t>Genova</w:t>
        </w:r>
      </w:ins>
      <w:ins w:id="398" w:author="Bo Li" w:date="2019-01-12T11:14:00Z">
        <w:r>
          <w:rPr>
            <w:color w:val="000000"/>
            <w:sz w:val="22"/>
            <w:szCs w:val="22"/>
          </w:rPr>
          <w:t>,</w:t>
        </w:r>
      </w:ins>
      <w:ins w:id="399" w:author="Bo Li" w:date="2019-01-12T11:15:00Z">
        <w:r>
          <w:rPr>
            <w:color w:val="000000"/>
            <w:sz w:val="22"/>
            <w:szCs w:val="22"/>
          </w:rPr>
          <w:t xml:space="preserve"> Italy</w:t>
        </w:r>
      </w:ins>
      <w:ins w:id="400" w:author="Bo Li" w:date="2019-01-12T11:14:00Z">
        <w:r>
          <w:rPr>
            <w:color w:val="000000"/>
            <w:sz w:val="22"/>
            <w:szCs w:val="22"/>
          </w:rPr>
          <w:t>.</w:t>
        </w:r>
      </w:ins>
    </w:p>
    <w:p w14:paraId="2831447E" w14:textId="417284BF" w:rsidR="00840C5F" w:rsidDel="0035466F" w:rsidRDefault="0016559D">
      <w:pPr>
        <w:spacing w:line="360" w:lineRule="auto"/>
        <w:jc w:val="both"/>
        <w:rPr>
          <w:del w:id="401" w:author="Bo Li" w:date="2019-01-12T11:14:00Z"/>
          <w:b/>
          <w:sz w:val="22"/>
          <w:szCs w:val="22"/>
        </w:rPr>
      </w:pPr>
      <w:del w:id="402" w:author="Bo Li" w:date="2019-01-12T11:14:00Z">
        <w:r w:rsidDel="0035466F">
          <w:rPr>
            <w:b/>
            <w:sz w:val="22"/>
            <w:szCs w:val="22"/>
          </w:rPr>
          <w:delText xml:space="preserve">The Procedural Aspects: </w:delText>
        </w:r>
      </w:del>
    </w:p>
    <w:p w14:paraId="051D5FBB" w14:textId="096373CD" w:rsidR="00840C5F" w:rsidDel="0035466F" w:rsidRDefault="0016559D">
      <w:pPr>
        <w:spacing w:line="360" w:lineRule="auto"/>
        <w:jc w:val="both"/>
        <w:rPr>
          <w:del w:id="403" w:author="Bo Li" w:date="2019-01-12T11:14:00Z"/>
          <w:b/>
          <w:color w:val="000000"/>
          <w:sz w:val="22"/>
          <w:szCs w:val="22"/>
        </w:rPr>
      </w:pPr>
      <w:del w:id="404" w:author="Bo Li" w:date="2019-01-12T11:14:00Z">
        <w:r w:rsidDel="0035466F">
          <w:rPr>
            <w:sz w:val="22"/>
            <w:szCs w:val="22"/>
          </w:rPr>
          <w:delText>The complete dataset will be made available on</w:delText>
        </w:r>
      </w:del>
    </w:p>
    <w:p w14:paraId="52EE4720" w14:textId="77777777" w:rsidR="00840C5F" w:rsidRDefault="00840C5F">
      <w:pPr>
        <w:spacing w:line="360" w:lineRule="auto"/>
        <w:jc w:val="both"/>
        <w:rPr>
          <w:b/>
          <w:color w:val="000000"/>
          <w:sz w:val="22"/>
          <w:szCs w:val="22"/>
        </w:rPr>
      </w:pPr>
    </w:p>
    <w:p w14:paraId="1C058425" w14:textId="77777777" w:rsidR="0035466F" w:rsidRDefault="0035466F" w:rsidP="0035466F">
      <w:pPr>
        <w:pStyle w:val="Standard"/>
        <w:jc w:val="both"/>
        <w:rPr>
          <w:ins w:id="405" w:author="Bo Li" w:date="2019-01-12T11:14:00Z"/>
          <w:b/>
          <w:bCs/>
          <w:color w:val="000000"/>
          <w:sz w:val="22"/>
          <w:szCs w:val="22"/>
        </w:rPr>
      </w:pPr>
    </w:p>
    <w:p w14:paraId="1AAB4461" w14:textId="77777777" w:rsidR="0035466F" w:rsidRDefault="0035466F" w:rsidP="0035466F">
      <w:pPr>
        <w:pStyle w:val="Standard"/>
        <w:jc w:val="both"/>
        <w:rPr>
          <w:ins w:id="406" w:author="Bo Li" w:date="2019-01-12T11:14:00Z"/>
          <w:rFonts w:eastAsia="宋体"/>
          <w:b/>
          <w:bCs/>
          <w:color w:val="000000"/>
          <w:sz w:val="22"/>
          <w:szCs w:val="22"/>
          <w:lang w:eastAsia="zh-CN"/>
        </w:rPr>
      </w:pPr>
      <w:ins w:id="407" w:author="Bo Li" w:date="2019-01-12T11:14:00Z">
        <w:r>
          <w:rPr>
            <w:rFonts w:eastAsia="宋体"/>
            <w:b/>
            <w:bCs/>
            <w:color w:val="000000"/>
            <w:sz w:val="22"/>
            <w:szCs w:val="22"/>
            <w:lang w:eastAsia="zh-CN"/>
          </w:rPr>
          <w:t>Preliminary Timeline</w:t>
        </w:r>
      </w:ins>
    </w:p>
    <w:tbl>
      <w:tblPr>
        <w:tblW w:w="8940" w:type="dxa"/>
        <w:tblInd w:w="43" w:type="dxa"/>
        <w:tblLayout w:type="fixed"/>
        <w:tblCellMar>
          <w:left w:w="10" w:type="dxa"/>
          <w:right w:w="10" w:type="dxa"/>
        </w:tblCellMar>
        <w:tblLook w:val="04A0" w:firstRow="1" w:lastRow="0" w:firstColumn="1" w:lastColumn="0" w:noHBand="0" w:noVBand="1"/>
      </w:tblPr>
      <w:tblGrid>
        <w:gridCol w:w="1306"/>
        <w:gridCol w:w="7634"/>
        <w:tblGridChange w:id="408">
          <w:tblGrid>
            <w:gridCol w:w="1306"/>
            <w:gridCol w:w="7634"/>
          </w:tblGrid>
        </w:tblGridChange>
      </w:tblGrid>
      <w:tr w:rsidR="0035466F" w14:paraId="1772D170" w14:textId="77777777" w:rsidTr="003B7C74">
        <w:trPr>
          <w:trHeight w:val="331"/>
          <w:ins w:id="409" w:author="Bo Li" w:date="2019-01-12T11:14:00Z"/>
        </w:trPr>
        <w:tc>
          <w:tcPr>
            <w:tcW w:w="1306" w:type="dxa"/>
            <w:shd w:val="clear" w:color="auto" w:fill="FFFFFF"/>
            <w:tcMar>
              <w:top w:w="15" w:type="dxa"/>
              <w:left w:w="15" w:type="dxa"/>
              <w:bottom w:w="15" w:type="dxa"/>
              <w:right w:w="15" w:type="dxa"/>
            </w:tcMar>
            <w:vAlign w:val="center"/>
            <w:hideMark/>
          </w:tcPr>
          <w:p w14:paraId="376AF4E9" w14:textId="130445F4" w:rsidR="0035466F" w:rsidRDefault="0035466F">
            <w:pPr>
              <w:pStyle w:val="Standard"/>
              <w:jc w:val="both"/>
              <w:rPr>
                <w:ins w:id="410" w:author="Bo Li" w:date="2019-01-12T11:14:00Z"/>
                <w:rFonts w:eastAsia="Times New Roman"/>
                <w:bCs/>
                <w:color w:val="000000"/>
                <w:sz w:val="22"/>
                <w:szCs w:val="22"/>
              </w:rPr>
            </w:pPr>
            <w:ins w:id="411" w:author="Bo Li" w:date="2019-01-12T11:14:00Z">
              <w:r>
                <w:rPr>
                  <w:rFonts w:eastAsia="Times New Roman"/>
                  <w:bCs/>
                  <w:color w:val="000000"/>
                  <w:sz w:val="22"/>
                  <w:szCs w:val="22"/>
                </w:rPr>
                <w:t xml:space="preserve">January </w:t>
              </w:r>
            </w:ins>
            <w:ins w:id="412" w:author="Bo Li" w:date="2019-01-12T11:22:00Z">
              <w:r w:rsidR="003B7C74">
                <w:rPr>
                  <w:rFonts w:eastAsia="Times New Roman"/>
                  <w:bCs/>
                  <w:color w:val="000000"/>
                  <w:sz w:val="22"/>
                  <w:szCs w:val="22"/>
                </w:rPr>
                <w:t>23</w:t>
              </w:r>
            </w:ins>
          </w:p>
        </w:tc>
        <w:tc>
          <w:tcPr>
            <w:tcW w:w="7634" w:type="dxa"/>
            <w:shd w:val="clear" w:color="auto" w:fill="FFFFFF"/>
            <w:tcMar>
              <w:top w:w="15" w:type="dxa"/>
              <w:left w:w="15" w:type="dxa"/>
              <w:bottom w:w="15" w:type="dxa"/>
              <w:right w:w="15" w:type="dxa"/>
            </w:tcMar>
            <w:vAlign w:val="center"/>
            <w:hideMark/>
          </w:tcPr>
          <w:p w14:paraId="1D4266EA" w14:textId="77777777" w:rsidR="0035466F" w:rsidRDefault="0035466F">
            <w:pPr>
              <w:pStyle w:val="Standard"/>
              <w:jc w:val="both"/>
              <w:rPr>
                <w:ins w:id="413" w:author="Bo Li" w:date="2019-01-12T11:14:00Z"/>
                <w:rFonts w:eastAsia="Times New Roman"/>
                <w:bCs/>
                <w:color w:val="000000"/>
                <w:sz w:val="22"/>
                <w:szCs w:val="22"/>
              </w:rPr>
            </w:pPr>
            <w:ins w:id="414" w:author="Bo Li" w:date="2019-01-12T11:14:00Z">
              <w:r>
                <w:rPr>
                  <w:rFonts w:eastAsia="Times New Roman"/>
                  <w:bCs/>
                  <w:color w:val="000000"/>
                  <w:sz w:val="22"/>
                  <w:szCs w:val="22"/>
                </w:rPr>
                <w:t>- Call for participation.</w:t>
              </w:r>
            </w:ins>
          </w:p>
        </w:tc>
      </w:tr>
      <w:tr w:rsidR="003B7C74" w14:paraId="1DE3D530" w14:textId="77777777" w:rsidTr="003B7C74">
        <w:trPr>
          <w:trHeight w:val="331"/>
          <w:ins w:id="415" w:author="Bo Li" w:date="2019-01-12T11:14:00Z"/>
        </w:trPr>
        <w:tc>
          <w:tcPr>
            <w:tcW w:w="1306" w:type="dxa"/>
            <w:shd w:val="clear" w:color="auto" w:fill="FFFFFF"/>
            <w:tcMar>
              <w:top w:w="15" w:type="dxa"/>
              <w:left w:w="15" w:type="dxa"/>
              <w:bottom w:w="15" w:type="dxa"/>
              <w:right w:w="15" w:type="dxa"/>
            </w:tcMar>
            <w:vAlign w:val="center"/>
            <w:hideMark/>
          </w:tcPr>
          <w:p w14:paraId="2AD97288" w14:textId="77777777" w:rsidR="003B7C74" w:rsidRPr="003B7C74" w:rsidRDefault="003B7C74" w:rsidP="003B7C74">
            <w:pPr>
              <w:pStyle w:val="Standard"/>
              <w:jc w:val="both"/>
              <w:rPr>
                <w:ins w:id="416" w:author="Bo Li" w:date="2019-01-12T11:14:00Z"/>
                <w:rFonts w:eastAsia="Times New Roman"/>
                <w:b/>
                <w:bCs/>
                <w:color w:val="000000"/>
                <w:sz w:val="22"/>
                <w:szCs w:val="22"/>
                <w:rPrChange w:id="417" w:author="Bo Li" w:date="2019-01-12T11:24:00Z">
                  <w:rPr>
                    <w:ins w:id="418" w:author="Bo Li" w:date="2019-01-12T11:14:00Z"/>
                    <w:rFonts w:eastAsia="Times New Roman"/>
                    <w:bCs/>
                    <w:color w:val="000000"/>
                    <w:sz w:val="22"/>
                    <w:szCs w:val="22"/>
                  </w:rPr>
                </w:rPrChange>
              </w:rPr>
            </w:pPr>
            <w:ins w:id="419" w:author="Bo Li" w:date="2019-01-12T11:14:00Z">
              <w:r w:rsidRPr="003B7C74">
                <w:rPr>
                  <w:rFonts w:eastAsia="Times New Roman"/>
                  <w:b/>
                  <w:bCs/>
                  <w:color w:val="000000"/>
                  <w:sz w:val="22"/>
                  <w:szCs w:val="22"/>
                  <w:rPrChange w:id="420" w:author="Bo Li" w:date="2019-01-12T11:24:00Z">
                    <w:rPr>
                      <w:rFonts w:eastAsia="Times New Roman"/>
                      <w:bCs/>
                      <w:color w:val="000000"/>
                      <w:sz w:val="22"/>
                      <w:szCs w:val="22"/>
                    </w:rPr>
                  </w:rPrChange>
                </w:rPr>
                <w:t>January 25</w:t>
              </w:r>
            </w:ins>
          </w:p>
        </w:tc>
        <w:tc>
          <w:tcPr>
            <w:tcW w:w="7634" w:type="dxa"/>
            <w:shd w:val="clear" w:color="auto" w:fill="FFFFFF"/>
            <w:tcMar>
              <w:top w:w="15" w:type="dxa"/>
              <w:left w:w="15" w:type="dxa"/>
              <w:bottom w:w="15" w:type="dxa"/>
              <w:right w:w="15" w:type="dxa"/>
            </w:tcMar>
            <w:vAlign w:val="center"/>
            <w:hideMark/>
          </w:tcPr>
          <w:p w14:paraId="730B91C3" w14:textId="79023F79" w:rsidR="003B7C74" w:rsidRDefault="003B7C74" w:rsidP="003B7C74">
            <w:pPr>
              <w:pStyle w:val="Standard"/>
              <w:jc w:val="both"/>
              <w:rPr>
                <w:ins w:id="421" w:author="Bo Li" w:date="2019-01-12T11:14:00Z"/>
                <w:rFonts w:eastAsia="Times New Roman"/>
                <w:bCs/>
                <w:color w:val="000000"/>
                <w:sz w:val="22"/>
                <w:szCs w:val="22"/>
              </w:rPr>
            </w:pPr>
            <w:ins w:id="422" w:author="Bo Li" w:date="2019-01-12T11:24:00Z">
              <w:r>
                <w:rPr>
                  <w:rFonts w:eastAsia="Times New Roman"/>
                  <w:bCs/>
                  <w:color w:val="000000"/>
                  <w:sz w:val="22"/>
                  <w:szCs w:val="22"/>
                </w:rPr>
                <w:t>-Distribution of the database. Participants can start the retrieval or train their algorithms.</w:t>
              </w:r>
            </w:ins>
          </w:p>
        </w:tc>
      </w:tr>
      <w:tr w:rsidR="003B7C74" w14:paraId="5B8A7C45" w14:textId="77777777" w:rsidTr="003B7C74">
        <w:tblPrEx>
          <w:tblW w:w="8940" w:type="dxa"/>
          <w:tblInd w:w="43" w:type="dxa"/>
          <w:tblLayout w:type="fixed"/>
          <w:tblCellMar>
            <w:left w:w="10" w:type="dxa"/>
            <w:right w:w="10" w:type="dxa"/>
          </w:tblCellMar>
          <w:tblPrExChange w:id="423" w:author="Bo Li" w:date="2019-01-12T11:24:00Z">
            <w:tblPrEx>
              <w:tblW w:w="8940" w:type="dxa"/>
              <w:tblInd w:w="43" w:type="dxa"/>
              <w:tblLayout w:type="fixed"/>
              <w:tblCellMar>
                <w:left w:w="10" w:type="dxa"/>
                <w:right w:w="10" w:type="dxa"/>
              </w:tblCellMar>
            </w:tblPrEx>
          </w:tblPrExChange>
        </w:tblPrEx>
        <w:trPr>
          <w:trHeight w:val="675"/>
          <w:ins w:id="424" w:author="Bo Li" w:date="2019-01-12T11:14:00Z"/>
          <w:trPrChange w:id="425" w:author="Bo Li" w:date="2019-01-12T11:24:00Z">
            <w:trPr>
              <w:trHeight w:val="675"/>
            </w:trPr>
          </w:trPrChange>
        </w:trPr>
        <w:tc>
          <w:tcPr>
            <w:tcW w:w="1306" w:type="dxa"/>
            <w:shd w:val="clear" w:color="auto" w:fill="FFFFFF"/>
            <w:tcMar>
              <w:top w:w="15" w:type="dxa"/>
              <w:left w:w="15" w:type="dxa"/>
              <w:bottom w:w="15" w:type="dxa"/>
              <w:right w:w="15" w:type="dxa"/>
            </w:tcMar>
            <w:vAlign w:val="center"/>
            <w:hideMark/>
            <w:tcPrChange w:id="426" w:author="Bo Li" w:date="2019-01-12T11:24:00Z">
              <w:tcPr>
                <w:tcW w:w="1306" w:type="dxa"/>
                <w:shd w:val="clear" w:color="auto" w:fill="FFFFFF"/>
                <w:tcMar>
                  <w:top w:w="15" w:type="dxa"/>
                  <w:left w:w="15" w:type="dxa"/>
                  <w:bottom w:w="15" w:type="dxa"/>
                  <w:right w:w="15" w:type="dxa"/>
                </w:tcMar>
                <w:vAlign w:val="center"/>
                <w:hideMark/>
              </w:tcPr>
            </w:tcPrChange>
          </w:tcPr>
          <w:p w14:paraId="3B0CE123" w14:textId="05D58026" w:rsidR="003B7C74" w:rsidRDefault="003B7C74" w:rsidP="003B7C74">
            <w:pPr>
              <w:pStyle w:val="Standard"/>
              <w:jc w:val="both"/>
              <w:rPr>
                <w:ins w:id="427" w:author="Bo Li" w:date="2019-01-12T11:14:00Z"/>
                <w:rFonts w:eastAsia="Times New Roman"/>
                <w:b/>
                <w:bCs/>
                <w:color w:val="000000"/>
                <w:sz w:val="22"/>
                <w:szCs w:val="22"/>
              </w:rPr>
            </w:pPr>
            <w:ins w:id="428" w:author="Bo Li" w:date="2019-01-12T11:14:00Z">
              <w:r>
                <w:rPr>
                  <w:rFonts w:eastAsia="Times New Roman"/>
                  <w:b/>
                  <w:bCs/>
                  <w:color w:val="000000"/>
                  <w:sz w:val="22"/>
                  <w:szCs w:val="22"/>
                </w:rPr>
                <w:t xml:space="preserve">February </w:t>
              </w:r>
            </w:ins>
            <w:ins w:id="429" w:author="Bo Li" w:date="2019-01-12T11:25:00Z">
              <w:r>
                <w:rPr>
                  <w:rFonts w:eastAsia="Times New Roman"/>
                  <w:b/>
                  <w:bCs/>
                  <w:color w:val="000000"/>
                  <w:sz w:val="22"/>
                  <w:szCs w:val="22"/>
                </w:rPr>
                <w:t>8</w:t>
              </w:r>
            </w:ins>
          </w:p>
        </w:tc>
        <w:tc>
          <w:tcPr>
            <w:tcW w:w="7634" w:type="dxa"/>
            <w:shd w:val="clear" w:color="auto" w:fill="FFFFFF"/>
            <w:tcMar>
              <w:top w:w="15" w:type="dxa"/>
              <w:left w:w="15" w:type="dxa"/>
              <w:bottom w:w="15" w:type="dxa"/>
              <w:right w:w="15" w:type="dxa"/>
            </w:tcMar>
            <w:vAlign w:val="center"/>
            <w:tcPrChange w:id="430" w:author="Bo Li" w:date="2019-01-12T11:24:00Z">
              <w:tcPr>
                <w:tcW w:w="7636" w:type="dxa"/>
                <w:shd w:val="clear" w:color="auto" w:fill="FFFFFF"/>
                <w:tcMar>
                  <w:top w:w="15" w:type="dxa"/>
                  <w:left w:w="15" w:type="dxa"/>
                  <w:bottom w:w="15" w:type="dxa"/>
                  <w:right w:w="15" w:type="dxa"/>
                </w:tcMar>
                <w:vAlign w:val="center"/>
              </w:tcPr>
            </w:tcPrChange>
          </w:tcPr>
          <w:p w14:paraId="7825C1D8" w14:textId="5C0C88A9" w:rsidR="003B7C74" w:rsidRDefault="003B7C74" w:rsidP="003B7C74">
            <w:pPr>
              <w:pStyle w:val="Standard"/>
              <w:jc w:val="both"/>
              <w:rPr>
                <w:ins w:id="431" w:author="Bo Li" w:date="2019-01-12T11:14:00Z"/>
                <w:rFonts w:eastAsia="Times New Roman"/>
                <w:bCs/>
                <w:color w:val="000000"/>
                <w:sz w:val="22"/>
                <w:szCs w:val="22"/>
              </w:rPr>
            </w:pPr>
            <w:ins w:id="432" w:author="Bo Li" w:date="2019-01-12T11:24:00Z">
              <w:r>
                <w:rPr>
                  <w:rFonts w:eastAsia="Times New Roman"/>
                  <w:bCs/>
                  <w:color w:val="000000"/>
                  <w:sz w:val="22"/>
                  <w:szCs w:val="22"/>
                </w:rPr>
                <w:t>- Please register before this date.</w:t>
              </w:r>
            </w:ins>
          </w:p>
        </w:tc>
      </w:tr>
      <w:tr w:rsidR="003B7C74" w14:paraId="57ECF19F" w14:textId="77777777" w:rsidTr="00D851D8">
        <w:tblPrEx>
          <w:tblW w:w="8940" w:type="dxa"/>
          <w:tblInd w:w="43" w:type="dxa"/>
          <w:tblLayout w:type="fixed"/>
          <w:tblCellMar>
            <w:left w:w="10" w:type="dxa"/>
            <w:right w:w="10" w:type="dxa"/>
          </w:tblCellMar>
          <w:tblPrExChange w:id="433" w:author="Bo Li" w:date="2019-01-12T11:29:00Z">
            <w:tblPrEx>
              <w:tblW w:w="8940" w:type="dxa"/>
              <w:tblInd w:w="43" w:type="dxa"/>
              <w:tblLayout w:type="fixed"/>
              <w:tblCellMar>
                <w:left w:w="10" w:type="dxa"/>
                <w:right w:w="10" w:type="dxa"/>
              </w:tblCellMar>
            </w:tblPrEx>
          </w:tblPrExChange>
        </w:tblPrEx>
        <w:trPr>
          <w:trHeight w:val="615"/>
          <w:ins w:id="434" w:author="Bo Li" w:date="2019-01-12T11:14:00Z"/>
          <w:trPrChange w:id="435" w:author="Bo Li" w:date="2019-01-12T11:29:00Z">
            <w:trPr>
              <w:trHeight w:val="1009"/>
            </w:trPr>
          </w:trPrChange>
        </w:trPr>
        <w:tc>
          <w:tcPr>
            <w:tcW w:w="1306" w:type="dxa"/>
            <w:shd w:val="clear" w:color="auto" w:fill="FFFFFF"/>
            <w:tcMar>
              <w:top w:w="15" w:type="dxa"/>
              <w:left w:w="15" w:type="dxa"/>
              <w:bottom w:w="15" w:type="dxa"/>
              <w:right w:w="15" w:type="dxa"/>
            </w:tcMar>
            <w:vAlign w:val="center"/>
            <w:hideMark/>
            <w:tcPrChange w:id="436" w:author="Bo Li" w:date="2019-01-12T11:29:00Z">
              <w:tcPr>
                <w:tcW w:w="1306" w:type="dxa"/>
                <w:shd w:val="clear" w:color="auto" w:fill="FFFFFF"/>
                <w:tcMar>
                  <w:top w:w="15" w:type="dxa"/>
                  <w:left w:w="15" w:type="dxa"/>
                  <w:bottom w:w="15" w:type="dxa"/>
                  <w:right w:w="15" w:type="dxa"/>
                </w:tcMar>
                <w:vAlign w:val="center"/>
                <w:hideMark/>
              </w:tcPr>
            </w:tcPrChange>
          </w:tcPr>
          <w:p w14:paraId="6ACE4632" w14:textId="421D6C75" w:rsidR="003B7C74" w:rsidRDefault="003B7C74" w:rsidP="003B7C74">
            <w:pPr>
              <w:pStyle w:val="Standard"/>
              <w:jc w:val="both"/>
              <w:rPr>
                <w:ins w:id="437" w:author="Bo Li" w:date="2019-01-12T11:14:00Z"/>
                <w:rFonts w:eastAsia="Times New Roman"/>
                <w:b/>
                <w:bCs/>
                <w:color w:val="000000"/>
                <w:sz w:val="22"/>
                <w:szCs w:val="22"/>
              </w:rPr>
            </w:pPr>
            <w:ins w:id="438" w:author="Bo Li" w:date="2019-01-12T11:23:00Z">
              <w:r>
                <w:rPr>
                  <w:rFonts w:eastAsia="Times New Roman"/>
                  <w:b/>
                  <w:bCs/>
                  <w:color w:val="000000"/>
                  <w:sz w:val="22"/>
                  <w:szCs w:val="22"/>
                </w:rPr>
                <w:t>March</w:t>
              </w:r>
            </w:ins>
            <w:ins w:id="439" w:author="Bo Li" w:date="2019-01-12T11:14:00Z">
              <w:r>
                <w:rPr>
                  <w:rFonts w:eastAsia="Times New Roman"/>
                  <w:b/>
                  <w:bCs/>
                  <w:color w:val="000000"/>
                  <w:sz w:val="22"/>
                  <w:szCs w:val="22"/>
                </w:rPr>
                <w:t xml:space="preserve"> </w:t>
              </w:r>
            </w:ins>
            <w:ins w:id="440" w:author="Bo Li" w:date="2019-01-12T11:23:00Z">
              <w:r>
                <w:rPr>
                  <w:rFonts w:eastAsia="Times New Roman"/>
                  <w:b/>
                  <w:bCs/>
                  <w:color w:val="000000"/>
                  <w:sz w:val="22"/>
                  <w:szCs w:val="22"/>
                </w:rPr>
                <w:t>8</w:t>
              </w:r>
            </w:ins>
          </w:p>
        </w:tc>
        <w:tc>
          <w:tcPr>
            <w:tcW w:w="7634" w:type="dxa"/>
            <w:shd w:val="clear" w:color="auto" w:fill="FFFFFF"/>
            <w:tcMar>
              <w:top w:w="15" w:type="dxa"/>
              <w:left w:w="15" w:type="dxa"/>
              <w:bottom w:w="15" w:type="dxa"/>
              <w:right w:w="15" w:type="dxa"/>
            </w:tcMar>
            <w:vAlign w:val="center"/>
            <w:hideMark/>
            <w:tcPrChange w:id="441" w:author="Bo Li" w:date="2019-01-12T11:29:00Z">
              <w:tcPr>
                <w:tcW w:w="7634" w:type="dxa"/>
                <w:shd w:val="clear" w:color="auto" w:fill="FFFFFF"/>
                <w:tcMar>
                  <w:top w:w="15" w:type="dxa"/>
                  <w:left w:w="15" w:type="dxa"/>
                  <w:bottom w:w="15" w:type="dxa"/>
                  <w:right w:w="15" w:type="dxa"/>
                </w:tcMar>
                <w:vAlign w:val="center"/>
                <w:hideMark/>
              </w:tcPr>
            </w:tcPrChange>
          </w:tcPr>
          <w:p w14:paraId="0667D1EC" w14:textId="2E3D7E2A" w:rsidR="003B7C74" w:rsidRDefault="003B7C74" w:rsidP="003B7C74">
            <w:pPr>
              <w:pStyle w:val="Standard"/>
              <w:jc w:val="both"/>
              <w:rPr>
                <w:ins w:id="442" w:author="Bo Li" w:date="2019-01-12T11:14:00Z"/>
              </w:rPr>
            </w:pPr>
            <w:ins w:id="443" w:author="Bo Li" w:date="2019-01-12T11:14:00Z">
              <w:r>
                <w:rPr>
                  <w:rFonts w:eastAsia="Times New Roman"/>
                  <w:bCs/>
                  <w:color w:val="000000"/>
                  <w:sz w:val="22"/>
                  <w:szCs w:val="22"/>
                </w:rPr>
                <w:t xml:space="preserve">- Submission of the results on the test (for learning-based methods) or </w:t>
              </w:r>
            </w:ins>
            <w:ins w:id="444" w:author="Bo Li" w:date="2019-01-12T11:26:00Z">
              <w:r>
                <w:rPr>
                  <w:rFonts w:eastAsia="Times New Roman"/>
                  <w:bCs/>
                  <w:color w:val="000000"/>
                  <w:sz w:val="22"/>
                  <w:szCs w:val="22"/>
                </w:rPr>
                <w:t xml:space="preserve">the </w:t>
              </w:r>
            </w:ins>
            <w:ins w:id="445" w:author="Bo Li" w:date="2019-01-12T11:14:00Z">
              <w:r>
                <w:rPr>
                  <w:rFonts w:eastAsia="Times New Roman"/>
                  <w:bCs/>
                  <w:color w:val="000000"/>
                  <w:sz w:val="22"/>
                  <w:szCs w:val="22"/>
                </w:rPr>
                <w:t>complete (for non-</w:t>
              </w:r>
              <w:proofErr w:type="gramStart"/>
              <w:r>
                <w:rPr>
                  <w:rFonts w:eastAsia="Times New Roman"/>
                  <w:bCs/>
                  <w:color w:val="000000"/>
                  <w:sz w:val="22"/>
                  <w:szCs w:val="22"/>
                </w:rPr>
                <w:t xml:space="preserve">learning </w:t>
              </w:r>
              <w:r>
                <w:rPr>
                  <w:rFonts w:eastAsia="Times New Roman"/>
                  <w:bCs/>
                  <w:color w:val="000000"/>
                  <w:sz w:val="22"/>
                  <w:szCs w:val="22"/>
                </w:rPr>
                <w:t>based</w:t>
              </w:r>
              <w:proofErr w:type="gramEnd"/>
              <w:r>
                <w:rPr>
                  <w:rFonts w:eastAsia="Times New Roman"/>
                  <w:bCs/>
                  <w:color w:val="000000"/>
                  <w:sz w:val="22"/>
                  <w:szCs w:val="22"/>
                </w:rPr>
                <w:t xml:space="preserve"> approaches) datasets and one-page description of their method(s).</w:t>
              </w:r>
            </w:ins>
          </w:p>
        </w:tc>
      </w:tr>
      <w:tr w:rsidR="003B7C74" w14:paraId="18D5C098" w14:textId="77777777" w:rsidTr="003B7C74">
        <w:trPr>
          <w:trHeight w:val="331"/>
          <w:ins w:id="446" w:author="Bo Li" w:date="2019-01-12T11:14:00Z"/>
        </w:trPr>
        <w:tc>
          <w:tcPr>
            <w:tcW w:w="1306" w:type="dxa"/>
            <w:shd w:val="clear" w:color="auto" w:fill="FFFFFF"/>
            <w:tcMar>
              <w:top w:w="15" w:type="dxa"/>
              <w:left w:w="15" w:type="dxa"/>
              <w:bottom w:w="15" w:type="dxa"/>
              <w:right w:w="15" w:type="dxa"/>
            </w:tcMar>
            <w:vAlign w:val="center"/>
            <w:hideMark/>
          </w:tcPr>
          <w:p w14:paraId="37FE4504" w14:textId="1C85564E" w:rsidR="003B7C74" w:rsidRDefault="003B7C74" w:rsidP="003B7C74">
            <w:pPr>
              <w:pStyle w:val="Standard"/>
              <w:jc w:val="both"/>
              <w:rPr>
                <w:ins w:id="447" w:author="Bo Li" w:date="2019-01-12T11:14:00Z"/>
                <w:rFonts w:eastAsia="Times New Roman"/>
                <w:bCs/>
                <w:color w:val="000000"/>
                <w:sz w:val="22"/>
                <w:szCs w:val="22"/>
              </w:rPr>
            </w:pPr>
            <w:ins w:id="448" w:author="Bo Li" w:date="2019-01-12T11:26:00Z">
              <w:r>
                <w:rPr>
                  <w:rFonts w:eastAsia="Times New Roman"/>
                  <w:bCs/>
                  <w:color w:val="000000"/>
                  <w:sz w:val="22"/>
                  <w:szCs w:val="22"/>
                </w:rPr>
                <w:t>March</w:t>
              </w:r>
            </w:ins>
            <w:ins w:id="449" w:author="Bo Li" w:date="2019-01-12T11:14:00Z">
              <w:r>
                <w:rPr>
                  <w:rFonts w:eastAsia="Times New Roman"/>
                  <w:bCs/>
                  <w:color w:val="000000"/>
                  <w:sz w:val="22"/>
                  <w:szCs w:val="22"/>
                </w:rPr>
                <w:t xml:space="preserve"> </w:t>
              </w:r>
            </w:ins>
            <w:ins w:id="450" w:author="Bo Li" w:date="2019-01-12T11:27:00Z">
              <w:r>
                <w:rPr>
                  <w:rFonts w:eastAsia="Times New Roman"/>
                  <w:bCs/>
                  <w:color w:val="000000"/>
                  <w:sz w:val="22"/>
                  <w:szCs w:val="22"/>
                </w:rPr>
                <w:t>11</w:t>
              </w:r>
            </w:ins>
          </w:p>
        </w:tc>
        <w:tc>
          <w:tcPr>
            <w:tcW w:w="7634" w:type="dxa"/>
            <w:shd w:val="clear" w:color="auto" w:fill="FFFFFF"/>
            <w:tcMar>
              <w:top w:w="15" w:type="dxa"/>
              <w:left w:w="15" w:type="dxa"/>
              <w:bottom w:w="15" w:type="dxa"/>
              <w:right w:w="15" w:type="dxa"/>
            </w:tcMar>
            <w:vAlign w:val="center"/>
            <w:hideMark/>
          </w:tcPr>
          <w:p w14:paraId="30AA85A4" w14:textId="77777777" w:rsidR="003B7C74" w:rsidRDefault="003B7C74" w:rsidP="003B7C74">
            <w:pPr>
              <w:pStyle w:val="Standard"/>
              <w:jc w:val="both"/>
              <w:rPr>
                <w:ins w:id="451" w:author="Bo Li" w:date="2019-01-12T11:14:00Z"/>
                <w:rFonts w:eastAsia="Times New Roman"/>
                <w:bCs/>
                <w:color w:val="000000"/>
                <w:sz w:val="22"/>
                <w:szCs w:val="22"/>
              </w:rPr>
            </w:pPr>
            <w:ins w:id="452" w:author="Bo Li" w:date="2019-01-12T11:14:00Z">
              <w:r>
                <w:rPr>
                  <w:rFonts w:eastAsia="Times New Roman"/>
                  <w:bCs/>
                  <w:color w:val="000000"/>
                  <w:sz w:val="22"/>
                  <w:szCs w:val="22"/>
                </w:rPr>
                <w:t>- Distribution of relevance judgments and evaluation scores.</w:t>
              </w:r>
            </w:ins>
          </w:p>
        </w:tc>
      </w:tr>
      <w:tr w:rsidR="003B7C74" w14:paraId="24F3A192" w14:textId="77777777" w:rsidTr="003B7C74">
        <w:trPr>
          <w:trHeight w:val="331"/>
          <w:ins w:id="453" w:author="Bo Li" w:date="2019-01-12T11:14:00Z"/>
        </w:trPr>
        <w:tc>
          <w:tcPr>
            <w:tcW w:w="1306" w:type="dxa"/>
            <w:shd w:val="clear" w:color="auto" w:fill="FFFFFF"/>
            <w:tcMar>
              <w:top w:w="15" w:type="dxa"/>
              <w:left w:w="15" w:type="dxa"/>
              <w:bottom w:w="15" w:type="dxa"/>
              <w:right w:w="15" w:type="dxa"/>
            </w:tcMar>
            <w:vAlign w:val="center"/>
            <w:hideMark/>
          </w:tcPr>
          <w:p w14:paraId="5B4A3CCB" w14:textId="42CE07D3" w:rsidR="003B7C74" w:rsidRDefault="003B7C74" w:rsidP="003B7C74">
            <w:pPr>
              <w:pStyle w:val="Standard"/>
              <w:jc w:val="both"/>
              <w:rPr>
                <w:ins w:id="454" w:author="Bo Li" w:date="2019-01-12T11:14:00Z"/>
                <w:rFonts w:eastAsia="Times New Roman"/>
                <w:bCs/>
                <w:color w:val="000000"/>
                <w:sz w:val="22"/>
                <w:szCs w:val="22"/>
              </w:rPr>
            </w:pPr>
            <w:ins w:id="455" w:author="Bo Li" w:date="2019-01-12T11:26:00Z">
              <w:r>
                <w:rPr>
                  <w:rFonts w:eastAsia="Times New Roman"/>
                  <w:bCs/>
                  <w:color w:val="000000"/>
                  <w:sz w:val="22"/>
                  <w:szCs w:val="22"/>
                </w:rPr>
                <w:t xml:space="preserve">March </w:t>
              </w:r>
            </w:ins>
            <w:ins w:id="456" w:author="Bo Li" w:date="2019-01-12T11:28:00Z">
              <w:r>
                <w:rPr>
                  <w:rFonts w:eastAsia="Times New Roman"/>
                  <w:bCs/>
                  <w:color w:val="000000"/>
                  <w:sz w:val="22"/>
                  <w:szCs w:val="22"/>
                </w:rPr>
                <w:t>1</w:t>
              </w:r>
            </w:ins>
            <w:ins w:id="457" w:author="Bo Li" w:date="2019-01-12T11:29:00Z">
              <w:r>
                <w:rPr>
                  <w:rFonts w:eastAsia="Times New Roman"/>
                  <w:bCs/>
                  <w:color w:val="000000"/>
                  <w:sz w:val="22"/>
                  <w:szCs w:val="22"/>
                </w:rPr>
                <w:t>3</w:t>
              </w:r>
            </w:ins>
          </w:p>
        </w:tc>
        <w:tc>
          <w:tcPr>
            <w:tcW w:w="7634" w:type="dxa"/>
            <w:shd w:val="clear" w:color="auto" w:fill="FFFFFF"/>
            <w:tcMar>
              <w:top w:w="15" w:type="dxa"/>
              <w:left w:w="15" w:type="dxa"/>
              <w:bottom w:w="15" w:type="dxa"/>
              <w:right w:w="15" w:type="dxa"/>
            </w:tcMar>
            <w:vAlign w:val="center"/>
            <w:hideMark/>
          </w:tcPr>
          <w:p w14:paraId="4A0B0CB7" w14:textId="77777777" w:rsidR="003B7C74" w:rsidRDefault="003B7C74" w:rsidP="003B7C74">
            <w:pPr>
              <w:pStyle w:val="Standard"/>
              <w:jc w:val="both"/>
              <w:rPr>
                <w:ins w:id="458" w:author="Bo Li" w:date="2019-01-12T11:14:00Z"/>
                <w:rFonts w:eastAsia="Times New Roman"/>
                <w:bCs/>
                <w:color w:val="000000"/>
                <w:sz w:val="22"/>
                <w:szCs w:val="22"/>
              </w:rPr>
            </w:pPr>
            <w:ins w:id="459" w:author="Bo Li" w:date="2019-01-12T11:14:00Z">
              <w:r>
                <w:rPr>
                  <w:rFonts w:eastAsia="Times New Roman"/>
                  <w:bCs/>
                  <w:color w:val="000000"/>
                  <w:sz w:val="22"/>
                  <w:szCs w:val="22"/>
                </w:rPr>
                <w:t>- Track is finished and results are ready for inclusion in a track report.</w:t>
              </w:r>
            </w:ins>
          </w:p>
        </w:tc>
      </w:tr>
      <w:tr w:rsidR="003B7C74" w14:paraId="665A552C" w14:textId="77777777" w:rsidTr="003B7C74">
        <w:trPr>
          <w:trHeight w:val="331"/>
          <w:ins w:id="460" w:author="Bo Li" w:date="2019-01-12T11:14:00Z"/>
        </w:trPr>
        <w:tc>
          <w:tcPr>
            <w:tcW w:w="1306" w:type="dxa"/>
            <w:shd w:val="clear" w:color="auto" w:fill="FFFFFF"/>
            <w:tcMar>
              <w:top w:w="15" w:type="dxa"/>
              <w:left w:w="15" w:type="dxa"/>
              <w:bottom w:w="15" w:type="dxa"/>
              <w:right w:w="15" w:type="dxa"/>
            </w:tcMar>
            <w:vAlign w:val="center"/>
            <w:hideMark/>
          </w:tcPr>
          <w:p w14:paraId="318A36C1" w14:textId="7039124A" w:rsidR="003B7C74" w:rsidRDefault="003B7C74" w:rsidP="003B7C74">
            <w:pPr>
              <w:pStyle w:val="Standard"/>
              <w:jc w:val="both"/>
              <w:rPr>
                <w:ins w:id="461" w:author="Bo Li" w:date="2019-01-12T11:14:00Z"/>
                <w:rFonts w:eastAsia="Times New Roman"/>
                <w:bCs/>
                <w:color w:val="000000"/>
                <w:sz w:val="22"/>
                <w:szCs w:val="22"/>
              </w:rPr>
            </w:pPr>
            <w:ins w:id="462" w:author="Bo Li" w:date="2019-01-12T11:28:00Z">
              <w:r>
                <w:rPr>
                  <w:rFonts w:eastAsia="Times New Roman"/>
                  <w:bCs/>
                  <w:color w:val="000000"/>
                  <w:sz w:val="22"/>
                  <w:szCs w:val="22"/>
                </w:rPr>
                <w:t>March</w:t>
              </w:r>
            </w:ins>
            <w:ins w:id="463" w:author="Bo Li" w:date="2019-01-12T11:14:00Z">
              <w:r>
                <w:rPr>
                  <w:rFonts w:eastAsia="Times New Roman"/>
                  <w:bCs/>
                  <w:color w:val="000000"/>
                  <w:sz w:val="22"/>
                  <w:szCs w:val="22"/>
                </w:rPr>
                <w:t xml:space="preserve"> </w:t>
              </w:r>
            </w:ins>
            <w:ins w:id="464" w:author="Bo Li" w:date="2019-01-12T11:28:00Z">
              <w:r>
                <w:rPr>
                  <w:rFonts w:eastAsia="Times New Roman"/>
                  <w:bCs/>
                  <w:color w:val="000000"/>
                  <w:sz w:val="22"/>
                  <w:szCs w:val="22"/>
                </w:rPr>
                <w:t>15</w:t>
              </w:r>
            </w:ins>
          </w:p>
        </w:tc>
        <w:tc>
          <w:tcPr>
            <w:tcW w:w="7634" w:type="dxa"/>
            <w:shd w:val="clear" w:color="auto" w:fill="FFFFFF"/>
            <w:tcMar>
              <w:top w:w="15" w:type="dxa"/>
              <w:left w:w="15" w:type="dxa"/>
              <w:bottom w:w="15" w:type="dxa"/>
              <w:right w:w="15" w:type="dxa"/>
            </w:tcMar>
            <w:vAlign w:val="center"/>
            <w:hideMark/>
          </w:tcPr>
          <w:p w14:paraId="1E63665A" w14:textId="77777777" w:rsidR="003B7C74" w:rsidRDefault="003B7C74" w:rsidP="003B7C74">
            <w:pPr>
              <w:pStyle w:val="Standard"/>
              <w:jc w:val="both"/>
              <w:rPr>
                <w:ins w:id="465" w:author="Bo Li" w:date="2019-01-12T11:14:00Z"/>
                <w:rFonts w:eastAsia="Times New Roman"/>
                <w:bCs/>
                <w:color w:val="000000"/>
                <w:sz w:val="22"/>
                <w:szCs w:val="22"/>
              </w:rPr>
            </w:pPr>
            <w:ins w:id="466" w:author="Bo Li" w:date="2019-01-12T11:14:00Z">
              <w:r>
                <w:rPr>
                  <w:rFonts w:eastAsia="Times New Roman"/>
                  <w:bCs/>
                  <w:color w:val="000000"/>
                  <w:sz w:val="22"/>
                  <w:szCs w:val="22"/>
                </w:rPr>
                <w:t>- Submit the track report for review.</w:t>
              </w:r>
            </w:ins>
          </w:p>
        </w:tc>
      </w:tr>
      <w:tr w:rsidR="003B7C74" w14:paraId="194B00B6" w14:textId="77777777" w:rsidTr="003B7C74">
        <w:trPr>
          <w:trHeight w:val="331"/>
          <w:ins w:id="467" w:author="Bo Li" w:date="2019-01-12T11:14:00Z"/>
        </w:trPr>
        <w:tc>
          <w:tcPr>
            <w:tcW w:w="1306" w:type="dxa"/>
            <w:shd w:val="clear" w:color="auto" w:fill="FFFFFF"/>
            <w:tcMar>
              <w:top w:w="15" w:type="dxa"/>
              <w:left w:w="15" w:type="dxa"/>
              <w:bottom w:w="15" w:type="dxa"/>
              <w:right w:w="15" w:type="dxa"/>
            </w:tcMar>
            <w:vAlign w:val="center"/>
            <w:hideMark/>
          </w:tcPr>
          <w:p w14:paraId="328267F4" w14:textId="5B92BF73" w:rsidR="003B7C74" w:rsidRDefault="003B7C74" w:rsidP="003B7C74">
            <w:pPr>
              <w:pStyle w:val="Standard"/>
              <w:jc w:val="both"/>
              <w:rPr>
                <w:ins w:id="468" w:author="Bo Li" w:date="2019-01-12T11:14:00Z"/>
                <w:rFonts w:eastAsia="Times New Roman"/>
                <w:bCs/>
                <w:color w:val="000000"/>
                <w:sz w:val="22"/>
                <w:szCs w:val="22"/>
              </w:rPr>
            </w:pPr>
            <w:ins w:id="469" w:author="Bo Li" w:date="2019-01-12T11:14:00Z">
              <w:r>
                <w:rPr>
                  <w:rFonts w:eastAsia="Times New Roman"/>
                  <w:bCs/>
                  <w:color w:val="000000"/>
                  <w:sz w:val="22"/>
                  <w:szCs w:val="22"/>
                </w:rPr>
                <w:t xml:space="preserve">March </w:t>
              </w:r>
            </w:ins>
            <w:ins w:id="470" w:author="Bo Li" w:date="2019-01-12T11:29:00Z">
              <w:r>
                <w:rPr>
                  <w:rFonts w:eastAsia="Times New Roman"/>
                  <w:bCs/>
                  <w:color w:val="000000"/>
                  <w:sz w:val="22"/>
                  <w:szCs w:val="22"/>
                </w:rPr>
                <w:t>25</w:t>
              </w:r>
            </w:ins>
          </w:p>
        </w:tc>
        <w:tc>
          <w:tcPr>
            <w:tcW w:w="7634" w:type="dxa"/>
            <w:shd w:val="clear" w:color="auto" w:fill="FFFFFF"/>
            <w:tcMar>
              <w:top w:w="15" w:type="dxa"/>
              <w:left w:w="15" w:type="dxa"/>
              <w:bottom w:w="15" w:type="dxa"/>
              <w:right w:w="15" w:type="dxa"/>
            </w:tcMar>
            <w:vAlign w:val="center"/>
            <w:hideMark/>
          </w:tcPr>
          <w:p w14:paraId="4FDAD5DB" w14:textId="77777777" w:rsidR="003B7C74" w:rsidRDefault="003B7C74" w:rsidP="003B7C74">
            <w:pPr>
              <w:pStyle w:val="Standard"/>
              <w:jc w:val="both"/>
              <w:rPr>
                <w:ins w:id="471" w:author="Bo Li" w:date="2019-01-12T11:14:00Z"/>
                <w:rFonts w:eastAsia="Times New Roman"/>
                <w:bCs/>
                <w:color w:val="000000"/>
                <w:sz w:val="22"/>
                <w:szCs w:val="22"/>
              </w:rPr>
            </w:pPr>
            <w:ins w:id="472" w:author="Bo Li" w:date="2019-01-12T11:14:00Z">
              <w:r>
                <w:rPr>
                  <w:rFonts w:eastAsia="Times New Roman"/>
                  <w:bCs/>
                  <w:color w:val="000000"/>
                  <w:sz w:val="22"/>
                  <w:szCs w:val="22"/>
                </w:rPr>
                <w:t>- Reviews done, feedback and notifications given.</w:t>
              </w:r>
            </w:ins>
          </w:p>
        </w:tc>
      </w:tr>
      <w:tr w:rsidR="003B7C74" w14:paraId="73E54A08" w14:textId="77777777" w:rsidTr="003B7C74">
        <w:trPr>
          <w:trHeight w:val="331"/>
          <w:ins w:id="473" w:author="Bo Li" w:date="2019-01-12T11:14:00Z"/>
        </w:trPr>
        <w:tc>
          <w:tcPr>
            <w:tcW w:w="1306" w:type="dxa"/>
            <w:shd w:val="clear" w:color="auto" w:fill="FFFFFF"/>
            <w:tcMar>
              <w:top w:w="15" w:type="dxa"/>
              <w:left w:w="15" w:type="dxa"/>
              <w:bottom w:w="15" w:type="dxa"/>
              <w:right w:w="15" w:type="dxa"/>
            </w:tcMar>
            <w:vAlign w:val="center"/>
            <w:hideMark/>
          </w:tcPr>
          <w:p w14:paraId="6D670AE6" w14:textId="25A0538E" w:rsidR="003B7C74" w:rsidRDefault="003B7C74" w:rsidP="003B7C74">
            <w:pPr>
              <w:pStyle w:val="Standard"/>
              <w:jc w:val="both"/>
              <w:rPr>
                <w:ins w:id="474" w:author="Bo Li" w:date="2019-01-12T11:14:00Z"/>
                <w:rFonts w:eastAsia="Times New Roman"/>
                <w:bCs/>
                <w:color w:val="000000"/>
                <w:sz w:val="22"/>
                <w:szCs w:val="22"/>
              </w:rPr>
            </w:pPr>
            <w:ins w:id="475" w:author="Bo Li" w:date="2019-01-12T11:29:00Z">
              <w:r>
                <w:rPr>
                  <w:rFonts w:eastAsia="Times New Roman"/>
                  <w:bCs/>
                  <w:color w:val="000000"/>
                  <w:sz w:val="22"/>
                  <w:szCs w:val="22"/>
                </w:rPr>
                <w:t xml:space="preserve">April </w:t>
              </w:r>
            </w:ins>
            <w:ins w:id="476" w:author="Bo Li" w:date="2019-01-12T11:14:00Z">
              <w:r>
                <w:rPr>
                  <w:rFonts w:eastAsia="Times New Roman"/>
                  <w:bCs/>
                  <w:color w:val="000000"/>
                  <w:sz w:val="22"/>
                  <w:szCs w:val="22"/>
                </w:rPr>
                <w:t>5</w:t>
              </w:r>
            </w:ins>
          </w:p>
        </w:tc>
        <w:tc>
          <w:tcPr>
            <w:tcW w:w="7634" w:type="dxa"/>
            <w:shd w:val="clear" w:color="auto" w:fill="FFFFFF"/>
            <w:tcMar>
              <w:top w:w="15" w:type="dxa"/>
              <w:left w:w="15" w:type="dxa"/>
              <w:bottom w:w="15" w:type="dxa"/>
              <w:right w:w="15" w:type="dxa"/>
            </w:tcMar>
            <w:vAlign w:val="center"/>
            <w:hideMark/>
          </w:tcPr>
          <w:p w14:paraId="251A1005" w14:textId="77777777" w:rsidR="003B7C74" w:rsidRDefault="003B7C74" w:rsidP="003B7C74">
            <w:pPr>
              <w:pStyle w:val="Standard"/>
              <w:jc w:val="both"/>
              <w:rPr>
                <w:ins w:id="477" w:author="Bo Li" w:date="2019-01-12T11:14:00Z"/>
                <w:rFonts w:eastAsia="Times New Roman"/>
                <w:bCs/>
                <w:color w:val="000000"/>
                <w:sz w:val="22"/>
                <w:szCs w:val="22"/>
              </w:rPr>
            </w:pPr>
            <w:ins w:id="478" w:author="Bo Li" w:date="2019-01-12T11:14:00Z">
              <w:r>
                <w:rPr>
                  <w:rFonts w:eastAsia="Times New Roman"/>
                  <w:bCs/>
                  <w:color w:val="000000"/>
                  <w:sz w:val="22"/>
                  <w:szCs w:val="22"/>
                </w:rPr>
                <w:t>- Camera-ready track paper submitted for inclusion in the proceedings.</w:t>
              </w:r>
            </w:ins>
          </w:p>
        </w:tc>
      </w:tr>
      <w:tr w:rsidR="003B7C74" w14:paraId="59DF5650" w14:textId="77777777" w:rsidTr="003B7C74">
        <w:trPr>
          <w:trHeight w:val="331"/>
          <w:ins w:id="479" w:author="Bo Li" w:date="2019-01-12T11:14:00Z"/>
        </w:trPr>
        <w:tc>
          <w:tcPr>
            <w:tcW w:w="1306" w:type="dxa"/>
            <w:shd w:val="clear" w:color="auto" w:fill="FFFFFF"/>
            <w:tcMar>
              <w:top w:w="15" w:type="dxa"/>
              <w:left w:w="15" w:type="dxa"/>
              <w:bottom w:w="15" w:type="dxa"/>
              <w:right w:w="15" w:type="dxa"/>
            </w:tcMar>
            <w:vAlign w:val="center"/>
            <w:hideMark/>
          </w:tcPr>
          <w:p w14:paraId="3E561A47" w14:textId="3F4670D8" w:rsidR="003B7C74" w:rsidRDefault="003B7C74" w:rsidP="003B7C74">
            <w:pPr>
              <w:pStyle w:val="Standard"/>
              <w:jc w:val="both"/>
              <w:rPr>
                <w:ins w:id="480" w:author="Bo Li" w:date="2019-01-12T11:14:00Z"/>
                <w:rFonts w:eastAsia="Times New Roman"/>
                <w:bCs/>
                <w:color w:val="000000"/>
                <w:sz w:val="22"/>
                <w:szCs w:val="22"/>
              </w:rPr>
            </w:pPr>
            <w:ins w:id="481" w:author="Bo Li" w:date="2019-01-12T11:17:00Z">
              <w:r>
                <w:rPr>
                  <w:rFonts w:eastAsia="Times New Roman"/>
                  <w:bCs/>
                  <w:color w:val="000000"/>
                  <w:sz w:val="22"/>
                  <w:szCs w:val="22"/>
                </w:rPr>
                <w:t>May</w:t>
              </w:r>
            </w:ins>
            <w:ins w:id="482" w:author="Bo Li" w:date="2019-01-12T11:14:00Z">
              <w:r>
                <w:rPr>
                  <w:rFonts w:eastAsia="Times New Roman"/>
                  <w:bCs/>
                  <w:color w:val="000000"/>
                  <w:sz w:val="22"/>
                  <w:szCs w:val="22"/>
                </w:rPr>
                <w:t xml:space="preserve"> 5-</w:t>
              </w:r>
              <w:r>
                <w:rPr>
                  <w:rFonts w:eastAsia="Times New Roman"/>
                  <w:bCs/>
                  <w:color w:val="000000"/>
                  <w:sz w:val="22"/>
                  <w:szCs w:val="22"/>
                </w:rPr>
                <w:t>6</w:t>
              </w:r>
            </w:ins>
          </w:p>
        </w:tc>
        <w:tc>
          <w:tcPr>
            <w:tcW w:w="7634" w:type="dxa"/>
            <w:shd w:val="clear" w:color="auto" w:fill="FFFFFF"/>
            <w:tcMar>
              <w:top w:w="15" w:type="dxa"/>
              <w:left w:w="15" w:type="dxa"/>
              <w:bottom w:w="15" w:type="dxa"/>
              <w:right w:w="15" w:type="dxa"/>
            </w:tcMar>
            <w:vAlign w:val="center"/>
            <w:hideMark/>
          </w:tcPr>
          <w:p w14:paraId="083AFBED" w14:textId="0FA714F9" w:rsidR="003B7C74" w:rsidRDefault="003B7C74" w:rsidP="003B7C74">
            <w:pPr>
              <w:pStyle w:val="Standard"/>
              <w:jc w:val="both"/>
              <w:rPr>
                <w:ins w:id="483" w:author="Bo Li" w:date="2019-01-12T11:14:00Z"/>
              </w:rPr>
            </w:pPr>
            <w:ins w:id="484" w:author="Bo Li" w:date="2019-01-12T11:14:00Z">
              <w:r>
                <w:rPr>
                  <w:rFonts w:eastAsia="Times New Roman"/>
                  <w:bCs/>
                  <w:color w:val="000000"/>
                  <w:sz w:val="22"/>
                  <w:szCs w:val="22"/>
                </w:rPr>
                <w:t xml:space="preserve">- Eurographics Workshop on 3D Object Retrieval </w:t>
              </w:r>
              <w:r>
                <w:rPr>
                  <w:rFonts w:eastAsia="Times New Roman"/>
                  <w:bCs/>
                  <w:color w:val="000000"/>
                  <w:sz w:val="22"/>
                  <w:szCs w:val="22"/>
                </w:rPr>
                <w:t>2019, featuring SHREC’2019</w:t>
              </w:r>
              <w:r>
                <w:rPr>
                  <w:rFonts w:eastAsia="Times New Roman"/>
                  <w:bCs/>
                  <w:color w:val="000000"/>
                  <w:sz w:val="22"/>
                  <w:szCs w:val="22"/>
                </w:rPr>
                <w:t>.</w:t>
              </w:r>
            </w:ins>
          </w:p>
        </w:tc>
      </w:tr>
    </w:tbl>
    <w:p w14:paraId="099A59BD" w14:textId="66895D23" w:rsidR="003B7C74" w:rsidRDefault="003B7C74" w:rsidP="0035466F">
      <w:pPr>
        <w:pStyle w:val="Standard"/>
        <w:jc w:val="both"/>
        <w:rPr>
          <w:ins w:id="485" w:author="Bo Li" w:date="2019-01-12T11:18:00Z"/>
          <w:rFonts w:ascii="Ubuntu" w:hAnsi="Ubuntu"/>
          <w:color w:val="666666"/>
          <w:sz w:val="23"/>
          <w:szCs w:val="23"/>
          <w:bdr w:val="none" w:sz="0" w:space="0" w:color="auto" w:frame="1"/>
          <w:shd w:val="clear" w:color="auto" w:fill="FFFFFF"/>
        </w:rPr>
      </w:pPr>
    </w:p>
    <w:p w14:paraId="1A2B6753" w14:textId="0497113A" w:rsidR="00840C5F" w:rsidDel="0035466F" w:rsidRDefault="0016559D">
      <w:pPr>
        <w:spacing w:line="360" w:lineRule="auto"/>
        <w:jc w:val="both"/>
        <w:rPr>
          <w:del w:id="486" w:author="Bo Li" w:date="2019-01-12T11:14:00Z"/>
          <w:b/>
          <w:color w:val="000000"/>
          <w:sz w:val="22"/>
          <w:szCs w:val="22"/>
        </w:rPr>
      </w:pPr>
      <w:del w:id="487" w:author="Bo Li" w:date="2019-01-12T11:14:00Z">
        <w:r w:rsidDel="0035466F">
          <w:rPr>
            <w:b/>
            <w:color w:val="000000"/>
            <w:sz w:val="22"/>
            <w:szCs w:val="22"/>
          </w:rPr>
          <w:delText>Preliminary Timeline</w:delText>
        </w:r>
      </w:del>
    </w:p>
    <w:tbl>
      <w:tblPr>
        <w:tblStyle w:val="a0"/>
        <w:tblW w:w="8646" w:type="dxa"/>
        <w:tblInd w:w="58" w:type="dxa"/>
        <w:tblLayout w:type="fixed"/>
        <w:tblLook w:val="0000" w:firstRow="0" w:lastRow="0" w:firstColumn="0" w:lastColumn="0" w:noHBand="0" w:noVBand="0"/>
      </w:tblPr>
      <w:tblGrid>
        <w:gridCol w:w="1264"/>
        <w:gridCol w:w="7382"/>
      </w:tblGrid>
      <w:tr w:rsidR="00840C5F" w:rsidDel="0035466F" w14:paraId="7C9A2D2F" w14:textId="23511E0D">
        <w:trPr>
          <w:del w:id="488" w:author="Bo Li" w:date="2019-01-12T11:14:00Z"/>
        </w:trPr>
        <w:tc>
          <w:tcPr>
            <w:tcW w:w="1264" w:type="dxa"/>
            <w:shd w:val="clear" w:color="auto" w:fill="auto"/>
            <w:vAlign w:val="center"/>
          </w:tcPr>
          <w:p w14:paraId="0E27A6AF" w14:textId="71E542A3" w:rsidR="00840C5F" w:rsidDel="0035466F" w:rsidRDefault="0016559D">
            <w:pPr>
              <w:jc w:val="both"/>
              <w:rPr>
                <w:del w:id="489" w:author="Bo Li" w:date="2019-01-12T11:14:00Z"/>
                <w:color w:val="000000"/>
                <w:sz w:val="22"/>
                <w:szCs w:val="22"/>
              </w:rPr>
            </w:pPr>
            <w:del w:id="490" w:author="Bo Li" w:date="2019-01-12T11:14:00Z">
              <w:r w:rsidDel="0035466F">
                <w:rPr>
                  <w:color w:val="000000"/>
                  <w:sz w:val="22"/>
                  <w:szCs w:val="22"/>
                </w:rPr>
                <w:delText xml:space="preserve">January 22 </w:delText>
              </w:r>
            </w:del>
          </w:p>
        </w:tc>
        <w:tc>
          <w:tcPr>
            <w:tcW w:w="7382" w:type="dxa"/>
            <w:shd w:val="clear" w:color="auto" w:fill="auto"/>
            <w:vAlign w:val="center"/>
          </w:tcPr>
          <w:p w14:paraId="22323EA6" w14:textId="7278E75F" w:rsidR="00840C5F" w:rsidDel="0035466F" w:rsidRDefault="0016559D">
            <w:pPr>
              <w:jc w:val="both"/>
              <w:rPr>
                <w:del w:id="491" w:author="Bo Li" w:date="2019-01-12T11:14:00Z"/>
                <w:sz w:val="22"/>
                <w:szCs w:val="22"/>
              </w:rPr>
            </w:pPr>
            <w:del w:id="492" w:author="Bo Li" w:date="2019-01-12T11:14:00Z">
              <w:r w:rsidDel="0035466F">
                <w:rPr>
                  <w:color w:val="000000"/>
                  <w:sz w:val="22"/>
                  <w:szCs w:val="22"/>
                </w:rPr>
                <w:delText xml:space="preserve">- Call for participation. </w:delText>
              </w:r>
            </w:del>
          </w:p>
        </w:tc>
      </w:tr>
      <w:tr w:rsidR="00840C5F" w:rsidDel="0035466F" w14:paraId="1F6400E5" w14:textId="40E1F658">
        <w:trPr>
          <w:del w:id="493" w:author="Bo Li" w:date="2019-01-12T11:14:00Z"/>
        </w:trPr>
        <w:tc>
          <w:tcPr>
            <w:tcW w:w="1264" w:type="dxa"/>
            <w:shd w:val="clear" w:color="auto" w:fill="auto"/>
            <w:vAlign w:val="center"/>
          </w:tcPr>
          <w:p w14:paraId="41C45DD5" w14:textId="79FAB0E9" w:rsidR="00840C5F" w:rsidDel="0035466F" w:rsidRDefault="00840C5F">
            <w:pPr>
              <w:jc w:val="both"/>
              <w:rPr>
                <w:del w:id="494" w:author="Bo Li" w:date="2019-01-12T11:14:00Z"/>
                <w:color w:val="000000"/>
                <w:sz w:val="22"/>
                <w:szCs w:val="22"/>
              </w:rPr>
            </w:pPr>
          </w:p>
        </w:tc>
        <w:tc>
          <w:tcPr>
            <w:tcW w:w="7382" w:type="dxa"/>
            <w:shd w:val="clear" w:color="auto" w:fill="auto"/>
            <w:vAlign w:val="center"/>
          </w:tcPr>
          <w:p w14:paraId="255094AA" w14:textId="2161D2D5" w:rsidR="00840C5F" w:rsidDel="0035466F" w:rsidRDefault="00840C5F">
            <w:pPr>
              <w:jc w:val="both"/>
              <w:rPr>
                <w:del w:id="495" w:author="Bo Li" w:date="2019-01-12T11:14:00Z"/>
                <w:color w:val="000000"/>
                <w:sz w:val="22"/>
                <w:szCs w:val="22"/>
              </w:rPr>
            </w:pPr>
          </w:p>
        </w:tc>
      </w:tr>
    </w:tbl>
    <w:p w14:paraId="5A832170" w14:textId="37B453F4" w:rsidR="00840C5F" w:rsidDel="0035466F" w:rsidRDefault="00840C5F">
      <w:pPr>
        <w:spacing w:line="360" w:lineRule="auto"/>
        <w:jc w:val="both"/>
        <w:rPr>
          <w:del w:id="496" w:author="Bo Li" w:date="2019-01-12T11:14:00Z"/>
          <w:b/>
          <w:color w:val="000000"/>
          <w:sz w:val="22"/>
          <w:szCs w:val="22"/>
        </w:rPr>
      </w:pPr>
    </w:p>
    <w:p w14:paraId="73A6B421" w14:textId="3EC706F2" w:rsidR="00840C5F" w:rsidDel="003B7C74" w:rsidRDefault="00840C5F">
      <w:pPr>
        <w:spacing w:line="360" w:lineRule="auto"/>
        <w:jc w:val="both"/>
        <w:rPr>
          <w:del w:id="497" w:author="Bo Li" w:date="2019-01-12T11:20:00Z"/>
          <w:b/>
          <w:color w:val="000000"/>
          <w:sz w:val="22"/>
          <w:szCs w:val="22"/>
        </w:rPr>
      </w:pPr>
    </w:p>
    <w:p w14:paraId="5D594C26" w14:textId="77777777" w:rsidR="00840C5F" w:rsidRDefault="0016559D">
      <w:pPr>
        <w:spacing w:line="360" w:lineRule="auto"/>
        <w:jc w:val="both"/>
        <w:rPr>
          <w:color w:val="000000"/>
          <w:sz w:val="22"/>
          <w:szCs w:val="22"/>
        </w:rPr>
      </w:pPr>
      <w:r>
        <w:rPr>
          <w:b/>
          <w:color w:val="000000"/>
          <w:sz w:val="22"/>
          <w:szCs w:val="22"/>
        </w:rPr>
        <w:t xml:space="preserve">References: </w:t>
      </w:r>
    </w:p>
    <w:p w14:paraId="06F9EC9F" w14:textId="77777777" w:rsidR="00D8045B" w:rsidRPr="00F53E2B" w:rsidRDefault="0016559D" w:rsidP="00F53E2B">
      <w:pPr>
        <w:spacing w:line="360" w:lineRule="auto"/>
        <w:jc w:val="both"/>
        <w:rPr>
          <w:ins w:id="498" w:author="Bo Li" w:date="2019-01-12T09:56:00Z"/>
          <w:sz w:val="20"/>
          <w:szCs w:val="20"/>
          <w:rPrChange w:id="499" w:author="Bo Li" w:date="2019-01-12T10:25:00Z">
            <w:rPr>
              <w:ins w:id="500" w:author="Bo Li" w:date="2019-01-12T09:56:00Z"/>
              <w:sz w:val="22"/>
              <w:szCs w:val="22"/>
            </w:rPr>
          </w:rPrChange>
        </w:rPr>
        <w:pPrChange w:id="501" w:author="Bo Li" w:date="2019-01-12T10:26:00Z">
          <w:pPr>
            <w:numPr>
              <w:numId w:val="2"/>
            </w:numPr>
            <w:tabs>
              <w:tab w:val="num" w:pos="0"/>
            </w:tabs>
            <w:autoSpaceDE w:val="0"/>
            <w:ind w:left="420" w:right="58" w:hanging="420"/>
            <w:jc w:val="both"/>
          </w:pPr>
        </w:pPrChange>
      </w:pPr>
      <w:r w:rsidRPr="00F53E2B">
        <w:rPr>
          <w:color w:val="000000"/>
          <w:sz w:val="20"/>
          <w:szCs w:val="20"/>
          <w:rPrChange w:id="502" w:author="Bo Li" w:date="2019-01-12T10:25:00Z">
            <w:rPr>
              <w:color w:val="000000"/>
              <w:sz w:val="22"/>
              <w:szCs w:val="22"/>
            </w:rPr>
          </w:rPrChange>
        </w:rPr>
        <w:t>[1]</w:t>
      </w:r>
      <w:r w:rsidRPr="00F53E2B">
        <w:rPr>
          <w:color w:val="4D5460"/>
          <w:sz w:val="20"/>
          <w:szCs w:val="20"/>
          <w:rPrChange w:id="503" w:author="Bo Li" w:date="2019-01-12T10:25:00Z">
            <w:rPr>
              <w:color w:val="4D5460"/>
              <w:sz w:val="22"/>
              <w:szCs w:val="22"/>
            </w:rPr>
          </w:rPrChange>
        </w:rPr>
        <w:t xml:space="preserve"> </w:t>
      </w:r>
      <w:r w:rsidRPr="00F53E2B">
        <w:rPr>
          <w:sz w:val="20"/>
          <w:szCs w:val="20"/>
          <w:rPrChange w:id="504" w:author="Bo Li" w:date="2019-01-12T10:25:00Z">
            <w:rPr>
              <w:sz w:val="22"/>
              <w:szCs w:val="22"/>
            </w:rPr>
          </w:rPrChange>
        </w:rPr>
        <w:t xml:space="preserve">Hameed Abdul-Rashid </w:t>
      </w:r>
      <w:proofErr w:type="gramStart"/>
      <w:r w:rsidRPr="00F53E2B">
        <w:rPr>
          <w:sz w:val="20"/>
          <w:szCs w:val="20"/>
          <w:rPrChange w:id="505" w:author="Bo Li" w:date="2019-01-12T10:25:00Z">
            <w:rPr>
              <w:sz w:val="22"/>
              <w:szCs w:val="22"/>
            </w:rPr>
          </w:rPrChange>
        </w:rPr>
        <w:t>and et al.</w:t>
      </w:r>
      <w:proofErr w:type="gramEnd"/>
      <w:r w:rsidRPr="00F53E2B">
        <w:rPr>
          <w:sz w:val="20"/>
          <w:szCs w:val="20"/>
          <w:rPrChange w:id="506" w:author="Bo Li" w:date="2019-01-12T10:25:00Z">
            <w:rPr>
              <w:sz w:val="22"/>
              <w:szCs w:val="22"/>
            </w:rPr>
          </w:rPrChange>
        </w:rPr>
        <w:t>, SHREC 2018: 2D Scene Image-Based 3D Scene Retrieval, Eurographics Workshop on 3D Object Retrieval 2018 (3DOR 2018), 2018</w:t>
      </w:r>
    </w:p>
    <w:p w14:paraId="639CC637" w14:textId="6A2A27F7" w:rsidR="001851FA" w:rsidRPr="00F53E2B" w:rsidDel="00F53E2B" w:rsidRDefault="00D8045B" w:rsidP="00F53E2B">
      <w:pPr>
        <w:spacing w:line="360" w:lineRule="auto"/>
        <w:jc w:val="both"/>
        <w:rPr>
          <w:del w:id="507" w:author="Bo Li" w:date="2019-01-12T09:57:00Z"/>
          <w:color w:val="000000"/>
          <w:sz w:val="20"/>
          <w:szCs w:val="20"/>
          <w:rPrChange w:id="508" w:author="Bo Li" w:date="2019-01-12T10:25:00Z">
            <w:rPr>
              <w:del w:id="509" w:author="Bo Li" w:date="2019-01-12T09:57:00Z"/>
              <w:color w:val="000000"/>
            </w:rPr>
          </w:rPrChange>
        </w:rPr>
        <w:pPrChange w:id="510" w:author="Bo Li" w:date="2019-01-12T10:26:00Z">
          <w:pPr>
            <w:spacing w:line="360" w:lineRule="auto"/>
          </w:pPr>
        </w:pPrChange>
      </w:pPr>
      <w:ins w:id="511" w:author="Bo Li" w:date="2019-01-12T09:56:00Z">
        <w:r w:rsidRPr="00F53E2B">
          <w:rPr>
            <w:sz w:val="20"/>
            <w:szCs w:val="20"/>
            <w:rPrChange w:id="512" w:author="Bo Li" w:date="2019-01-12T10:25:00Z">
              <w:rPr>
                <w:sz w:val="22"/>
                <w:szCs w:val="22"/>
              </w:rPr>
            </w:rPrChange>
          </w:rPr>
          <w:t xml:space="preserve">[2] </w:t>
        </w:r>
        <w:r w:rsidRPr="00F53E2B">
          <w:rPr>
            <w:color w:val="000000"/>
            <w:sz w:val="20"/>
            <w:szCs w:val="20"/>
            <w:rPrChange w:id="513" w:author="Bo Li" w:date="2019-01-12T10:25:00Z">
              <w:rPr>
                <w:color w:val="000000"/>
              </w:rPr>
            </w:rPrChange>
          </w:rPr>
          <w:t xml:space="preserve">Juefei Yuan*, Hameed Abdul-Rashid*, </w:t>
        </w:r>
        <w:r w:rsidRPr="00F53E2B">
          <w:rPr>
            <w:b/>
            <w:color w:val="000000"/>
            <w:sz w:val="20"/>
            <w:szCs w:val="20"/>
            <w:rPrChange w:id="514" w:author="Bo Li" w:date="2019-01-12T10:25:00Z">
              <w:rPr>
                <w:b/>
                <w:color w:val="000000"/>
              </w:rPr>
            </w:rPrChange>
          </w:rPr>
          <w:t>Bo Li</w:t>
        </w:r>
        <w:r w:rsidRPr="00F53E2B">
          <w:rPr>
            <w:color w:val="000000"/>
            <w:sz w:val="20"/>
            <w:szCs w:val="20"/>
            <w:rPrChange w:id="515" w:author="Bo Li" w:date="2019-01-12T10:25:00Z">
              <w:rPr>
                <w:color w:val="000000"/>
              </w:rPr>
            </w:rPrChange>
          </w:rPr>
          <w:t xml:space="preserve">, Yijuan Lu. </w:t>
        </w:r>
        <w:r w:rsidRPr="00F53E2B">
          <w:rPr>
            <w:i/>
            <w:color w:val="000000"/>
            <w:sz w:val="20"/>
            <w:szCs w:val="20"/>
            <w:rPrChange w:id="516" w:author="Bo Li" w:date="2019-01-12T10:25:00Z">
              <w:rPr>
                <w:i/>
                <w:color w:val="000000"/>
              </w:rPr>
            </w:rPrChange>
          </w:rPr>
          <w:t>Sketch/Image-Based 3D Scene Retrieval: Benchmark, Algorithm, Evaluation</w:t>
        </w:r>
        <w:r w:rsidRPr="00F53E2B">
          <w:rPr>
            <w:color w:val="000000"/>
            <w:sz w:val="20"/>
            <w:szCs w:val="20"/>
            <w:rPrChange w:id="517" w:author="Bo Li" w:date="2019-01-12T10:25:00Z">
              <w:rPr>
                <w:color w:val="000000"/>
              </w:rPr>
            </w:rPrChange>
          </w:rPr>
          <w:t>. The IEEE 2</w:t>
        </w:r>
        <w:r w:rsidRPr="00F53E2B">
          <w:rPr>
            <w:color w:val="000000"/>
            <w:sz w:val="20"/>
            <w:szCs w:val="20"/>
            <w:vertAlign w:val="superscript"/>
            <w:rPrChange w:id="518" w:author="Bo Li" w:date="2019-01-12T10:25:00Z">
              <w:rPr>
                <w:color w:val="000000"/>
                <w:vertAlign w:val="superscript"/>
              </w:rPr>
            </w:rPrChange>
          </w:rPr>
          <w:t>nd</w:t>
        </w:r>
        <w:r w:rsidRPr="00F53E2B">
          <w:rPr>
            <w:color w:val="000000"/>
            <w:sz w:val="20"/>
            <w:szCs w:val="20"/>
            <w:rPrChange w:id="519" w:author="Bo Li" w:date="2019-01-12T10:25:00Z">
              <w:rPr>
                <w:color w:val="000000"/>
              </w:rPr>
            </w:rPrChange>
          </w:rPr>
          <w:t xml:space="preserve"> International Conference on Multimedia Information Processing and Retrieval. March 28-30, San Jose, CA, USA (Invited Paper), January 2019, Accepted.</w:t>
        </w:r>
      </w:ins>
    </w:p>
    <w:p w14:paraId="28B74EB1" w14:textId="4B6DBF6D" w:rsidR="00F53E2B" w:rsidRPr="00F53E2B" w:rsidRDefault="00F53E2B" w:rsidP="00F53E2B">
      <w:pPr>
        <w:autoSpaceDE w:val="0"/>
        <w:autoSpaceDN w:val="0"/>
        <w:adjustRightInd w:val="0"/>
        <w:jc w:val="both"/>
        <w:rPr>
          <w:ins w:id="520" w:author="Bo Li" w:date="2019-01-12T10:24:00Z"/>
          <w:sz w:val="20"/>
          <w:szCs w:val="20"/>
          <w:rPrChange w:id="521" w:author="Bo Li" w:date="2019-01-12T10:25:00Z">
            <w:rPr>
              <w:ins w:id="522" w:author="Bo Li" w:date="2019-01-12T10:24:00Z"/>
              <w:rFonts w:ascii="Courier" w:hAnsi="Courier" w:cs="Courier"/>
              <w:sz w:val="18"/>
              <w:szCs w:val="18"/>
            </w:rPr>
          </w:rPrChange>
        </w:rPr>
        <w:pPrChange w:id="523" w:author="Bo Li" w:date="2019-01-12T10:26:00Z">
          <w:pPr>
            <w:autoSpaceDE w:val="0"/>
            <w:autoSpaceDN w:val="0"/>
            <w:adjustRightInd w:val="0"/>
          </w:pPr>
        </w:pPrChange>
      </w:pPr>
      <w:ins w:id="524" w:author="Bo Li" w:date="2019-01-12T10:24:00Z">
        <w:r w:rsidRPr="00F53E2B">
          <w:rPr>
            <w:color w:val="000000"/>
            <w:sz w:val="20"/>
            <w:szCs w:val="20"/>
            <w:rPrChange w:id="525" w:author="Bo Li" w:date="2019-01-12T10:25:00Z">
              <w:rPr>
                <w:color w:val="000000"/>
              </w:rPr>
            </w:rPrChange>
          </w:rPr>
          <w:t xml:space="preserve">[3] </w:t>
        </w:r>
        <w:r w:rsidRPr="00F53E2B">
          <w:rPr>
            <w:sz w:val="20"/>
            <w:szCs w:val="20"/>
            <w:rPrChange w:id="526" w:author="Bo Li" w:date="2019-01-12T10:25:00Z">
              <w:rPr>
                <w:sz w:val="18"/>
                <w:szCs w:val="18"/>
              </w:rPr>
            </w:rPrChange>
          </w:rPr>
          <w:t xml:space="preserve">Renault. Renault SYMBOIZ Concept. </w:t>
        </w:r>
        <w:r w:rsidRPr="00F53E2B">
          <w:rPr>
            <w:sz w:val="20"/>
            <w:szCs w:val="20"/>
            <w:rPrChange w:id="527" w:author="Bo Li" w:date="2019-01-12T10:25:00Z">
              <w:rPr>
                <w:rFonts w:ascii="Courier" w:hAnsi="Courier" w:cs="Courier"/>
                <w:sz w:val="18"/>
                <w:szCs w:val="18"/>
              </w:rPr>
            </w:rPrChange>
          </w:rPr>
          <w:t>http://www.renault.co.uk/vehicles/concept-cars/</w:t>
        </w:r>
      </w:ins>
    </w:p>
    <w:p w14:paraId="6E4C2471" w14:textId="4C55A338" w:rsidR="00F53E2B" w:rsidRPr="00F53E2B" w:rsidRDefault="00F53E2B" w:rsidP="00F53E2B">
      <w:pPr>
        <w:spacing w:line="360" w:lineRule="auto"/>
        <w:jc w:val="both"/>
        <w:rPr>
          <w:ins w:id="528" w:author="Bo Li" w:date="2019-01-12T10:25:00Z"/>
          <w:sz w:val="20"/>
          <w:szCs w:val="20"/>
          <w:rPrChange w:id="529" w:author="Bo Li" w:date="2019-01-12T10:25:00Z">
            <w:rPr>
              <w:ins w:id="530" w:author="Bo Li" w:date="2019-01-12T10:25:00Z"/>
              <w:sz w:val="18"/>
              <w:szCs w:val="18"/>
            </w:rPr>
          </w:rPrChange>
        </w:rPr>
        <w:pPrChange w:id="531" w:author="Bo Li" w:date="2019-01-12T10:26:00Z">
          <w:pPr>
            <w:spacing w:line="360" w:lineRule="auto"/>
          </w:pPr>
        </w:pPrChange>
      </w:pPr>
      <w:ins w:id="532" w:author="Bo Li" w:date="2019-01-12T10:24:00Z">
        <w:r w:rsidRPr="00F53E2B">
          <w:rPr>
            <w:sz w:val="20"/>
            <w:szCs w:val="20"/>
            <w:rPrChange w:id="533" w:author="Bo Li" w:date="2019-01-12T10:25:00Z">
              <w:rPr>
                <w:rFonts w:ascii="Courier" w:hAnsi="Courier" w:cs="Courier"/>
                <w:sz w:val="18"/>
                <w:szCs w:val="18"/>
              </w:rPr>
            </w:rPrChange>
          </w:rPr>
          <w:t>symbioz-concept.html</w:t>
        </w:r>
        <w:r w:rsidRPr="00F53E2B">
          <w:rPr>
            <w:sz w:val="20"/>
            <w:szCs w:val="20"/>
            <w:rPrChange w:id="534" w:author="Bo Li" w:date="2019-01-12T10:25:00Z">
              <w:rPr>
                <w:sz w:val="18"/>
                <w:szCs w:val="18"/>
              </w:rPr>
            </w:rPrChange>
          </w:rPr>
          <w:t>.</w:t>
        </w:r>
      </w:ins>
    </w:p>
    <w:p w14:paraId="2D8177C8" w14:textId="767EBD26" w:rsidR="00F53E2B" w:rsidRPr="00F53E2B" w:rsidRDefault="00F53E2B" w:rsidP="00F53E2B">
      <w:pPr>
        <w:autoSpaceDE w:val="0"/>
        <w:autoSpaceDN w:val="0"/>
        <w:adjustRightInd w:val="0"/>
        <w:jc w:val="both"/>
        <w:rPr>
          <w:ins w:id="535" w:author="Bo Li" w:date="2019-01-12T10:25:00Z"/>
          <w:sz w:val="20"/>
          <w:szCs w:val="20"/>
          <w:rPrChange w:id="536" w:author="Bo Li" w:date="2019-01-12T10:25:00Z">
            <w:rPr>
              <w:ins w:id="537" w:author="Bo Li" w:date="2019-01-12T10:25:00Z"/>
              <w:rFonts w:ascii="Courier" w:hAnsi="Courier" w:cs="Courier"/>
              <w:sz w:val="18"/>
              <w:szCs w:val="18"/>
            </w:rPr>
          </w:rPrChange>
        </w:rPr>
        <w:pPrChange w:id="538" w:author="Bo Li" w:date="2019-01-12T10:26:00Z">
          <w:pPr>
            <w:autoSpaceDE w:val="0"/>
            <w:autoSpaceDN w:val="0"/>
            <w:adjustRightInd w:val="0"/>
          </w:pPr>
        </w:pPrChange>
      </w:pPr>
      <w:ins w:id="539" w:author="Bo Li" w:date="2019-01-12T10:25:00Z">
        <w:r w:rsidRPr="00F53E2B">
          <w:rPr>
            <w:sz w:val="20"/>
            <w:szCs w:val="20"/>
            <w:rPrChange w:id="540" w:author="Bo Li" w:date="2019-01-12T10:25:00Z">
              <w:rPr>
                <w:sz w:val="18"/>
                <w:szCs w:val="18"/>
              </w:rPr>
            </w:rPrChange>
          </w:rPr>
          <w:t>[</w:t>
        </w:r>
      </w:ins>
      <w:ins w:id="541" w:author="Bo Li" w:date="2019-01-12T10:26:00Z">
        <w:r>
          <w:rPr>
            <w:sz w:val="20"/>
            <w:szCs w:val="20"/>
          </w:rPr>
          <w:t>4</w:t>
        </w:r>
      </w:ins>
      <w:ins w:id="542" w:author="Bo Li" w:date="2019-01-12T10:25:00Z">
        <w:r w:rsidRPr="00F53E2B">
          <w:rPr>
            <w:sz w:val="20"/>
            <w:szCs w:val="20"/>
            <w:rPrChange w:id="543" w:author="Bo Li" w:date="2019-01-12T10:25:00Z">
              <w:rPr>
                <w:sz w:val="18"/>
                <w:szCs w:val="18"/>
              </w:rPr>
            </w:rPrChange>
          </w:rPr>
          <w:t>] L. T. Tips. Driving a multi-</w:t>
        </w:r>
        <w:proofErr w:type="gramStart"/>
        <w:r w:rsidRPr="00F53E2B">
          <w:rPr>
            <w:sz w:val="20"/>
            <w:szCs w:val="20"/>
            <w:rPrChange w:id="544" w:author="Bo Li" w:date="2019-01-12T10:25:00Z">
              <w:rPr>
                <w:sz w:val="18"/>
                <w:szCs w:val="18"/>
              </w:rPr>
            </w:rPrChange>
          </w:rPr>
          <w:t>million dollar</w:t>
        </w:r>
        <w:proofErr w:type="gramEnd"/>
        <w:r w:rsidRPr="00F53E2B">
          <w:rPr>
            <w:sz w:val="20"/>
            <w:szCs w:val="20"/>
            <w:rPrChange w:id="545" w:author="Bo Li" w:date="2019-01-12T10:25:00Z">
              <w:rPr>
                <w:sz w:val="18"/>
                <w:szCs w:val="18"/>
              </w:rPr>
            </w:rPrChange>
          </w:rPr>
          <w:t xml:space="preserve"> autonomous</w:t>
        </w:r>
        <w:r w:rsidRPr="00F53E2B">
          <w:rPr>
            <w:sz w:val="20"/>
            <w:szCs w:val="20"/>
            <w:rPrChange w:id="546" w:author="Bo Li" w:date="2019-01-12T10:25:00Z">
              <w:rPr>
                <w:sz w:val="18"/>
                <w:szCs w:val="18"/>
              </w:rPr>
            </w:rPrChange>
          </w:rPr>
          <w:t xml:space="preserve"> </w:t>
        </w:r>
        <w:r w:rsidRPr="00F53E2B">
          <w:rPr>
            <w:sz w:val="20"/>
            <w:szCs w:val="20"/>
            <w:rPrChange w:id="547" w:author="Bo Li" w:date="2019-01-12T10:25:00Z">
              <w:rPr>
                <w:sz w:val="18"/>
                <w:szCs w:val="18"/>
              </w:rPr>
            </w:rPrChange>
          </w:rPr>
          <w:t xml:space="preserve">car. </w:t>
        </w:r>
        <w:r w:rsidRPr="00F53E2B">
          <w:rPr>
            <w:sz w:val="20"/>
            <w:szCs w:val="20"/>
            <w:rPrChange w:id="548" w:author="Bo Li" w:date="2019-01-12T10:25:00Z">
              <w:rPr>
                <w:rFonts w:ascii="Courier" w:hAnsi="Courier" w:cs="Courier"/>
                <w:sz w:val="18"/>
                <w:szCs w:val="18"/>
              </w:rPr>
            </w:rPrChange>
          </w:rPr>
          <w:t>http://www.youtube.com/watch?</w:t>
        </w:r>
      </w:ins>
    </w:p>
    <w:p w14:paraId="0C638765" w14:textId="5ADD0F5E" w:rsidR="00F53E2B" w:rsidRPr="00F53E2B" w:rsidRDefault="00F53E2B" w:rsidP="00F53E2B">
      <w:pPr>
        <w:spacing w:line="360" w:lineRule="auto"/>
        <w:jc w:val="both"/>
        <w:rPr>
          <w:ins w:id="549" w:author="Bo Li" w:date="2019-01-12T10:24:00Z"/>
          <w:sz w:val="20"/>
          <w:szCs w:val="20"/>
          <w:rPrChange w:id="550" w:author="Bo Li" w:date="2019-01-12T10:25:00Z">
            <w:rPr>
              <w:ins w:id="551" w:author="Bo Li" w:date="2019-01-12T10:24:00Z"/>
              <w:sz w:val="22"/>
              <w:szCs w:val="22"/>
            </w:rPr>
          </w:rPrChange>
        </w:rPr>
        <w:pPrChange w:id="552" w:author="Bo Li" w:date="2019-01-12T10:26:00Z">
          <w:pPr>
            <w:spacing w:line="360" w:lineRule="auto"/>
          </w:pPr>
        </w:pPrChange>
      </w:pPr>
      <w:ins w:id="553" w:author="Bo Li" w:date="2019-01-12T10:25:00Z">
        <w:r w:rsidRPr="00F53E2B">
          <w:rPr>
            <w:sz w:val="20"/>
            <w:szCs w:val="20"/>
            <w:rPrChange w:id="554" w:author="Bo Li" w:date="2019-01-12T10:25:00Z">
              <w:rPr>
                <w:rFonts w:ascii="Courier" w:hAnsi="Courier" w:cs="Courier"/>
                <w:sz w:val="18"/>
                <w:szCs w:val="18"/>
              </w:rPr>
            </w:rPrChange>
          </w:rPr>
          <w:t>v=vlIJfV1u2hM\&amp;feature=youtu.be</w:t>
        </w:r>
        <w:r w:rsidRPr="00F53E2B">
          <w:rPr>
            <w:sz w:val="20"/>
            <w:szCs w:val="20"/>
            <w:rPrChange w:id="555" w:author="Bo Li" w:date="2019-01-12T10:25:00Z">
              <w:rPr>
                <w:sz w:val="18"/>
                <w:szCs w:val="18"/>
              </w:rPr>
            </w:rPrChange>
          </w:rPr>
          <w:t>.</w:t>
        </w:r>
      </w:ins>
    </w:p>
    <w:p w14:paraId="2051D8DF" w14:textId="77777777" w:rsidR="00840C5F" w:rsidRPr="00F53E2B" w:rsidRDefault="0016559D" w:rsidP="00F53E2B">
      <w:pPr>
        <w:spacing w:line="360" w:lineRule="auto"/>
        <w:jc w:val="both"/>
        <w:rPr>
          <w:sz w:val="20"/>
          <w:szCs w:val="20"/>
          <w:rPrChange w:id="556" w:author="Bo Li" w:date="2019-01-12T10:25:00Z">
            <w:rPr>
              <w:sz w:val="22"/>
              <w:szCs w:val="22"/>
            </w:rPr>
          </w:rPrChange>
        </w:rPr>
        <w:pPrChange w:id="557" w:author="Bo Li" w:date="2019-01-12T10:26:00Z">
          <w:pPr>
            <w:spacing w:line="360" w:lineRule="auto"/>
          </w:pPr>
        </w:pPrChange>
      </w:pPr>
      <w:r w:rsidRPr="00F53E2B">
        <w:rPr>
          <w:sz w:val="20"/>
          <w:szCs w:val="20"/>
          <w:rPrChange w:id="558" w:author="Bo Li" w:date="2019-01-12T10:25:00Z">
            <w:rPr>
              <w:sz w:val="22"/>
              <w:szCs w:val="22"/>
            </w:rPr>
          </w:rPrChange>
        </w:rPr>
        <w:t>[2</w:t>
      </w:r>
      <w:proofErr w:type="gramStart"/>
      <w:r w:rsidRPr="00F53E2B">
        <w:rPr>
          <w:sz w:val="20"/>
          <w:szCs w:val="20"/>
          <w:rPrChange w:id="559" w:author="Bo Li" w:date="2019-01-12T10:25:00Z">
            <w:rPr>
              <w:sz w:val="22"/>
              <w:szCs w:val="22"/>
            </w:rPr>
          </w:rPrChange>
        </w:rPr>
        <w:t>]  Jia</w:t>
      </w:r>
      <w:proofErr w:type="gramEnd"/>
      <w:r w:rsidRPr="00F53E2B">
        <w:rPr>
          <w:sz w:val="20"/>
          <w:szCs w:val="20"/>
          <w:rPrChange w:id="560" w:author="Bo Li" w:date="2019-01-12T10:25:00Z">
            <w:rPr>
              <w:sz w:val="22"/>
              <w:szCs w:val="22"/>
            </w:rPr>
          </w:rPrChange>
        </w:rPr>
        <w:t xml:space="preserve"> Deng and et al. ImageNet: A large-scale hierarchical image database. CVPR 2009: 248-255. </w:t>
      </w:r>
    </w:p>
    <w:p w14:paraId="7EF9A146" w14:textId="77777777" w:rsidR="00840C5F" w:rsidRPr="00F53E2B" w:rsidRDefault="0016559D" w:rsidP="00F53E2B">
      <w:pPr>
        <w:spacing w:line="360" w:lineRule="auto"/>
        <w:jc w:val="both"/>
        <w:rPr>
          <w:color w:val="000000"/>
          <w:sz w:val="20"/>
          <w:szCs w:val="20"/>
          <w:rPrChange w:id="561" w:author="Bo Li" w:date="2019-01-12T10:25:00Z">
            <w:rPr>
              <w:color w:val="000000"/>
              <w:sz w:val="22"/>
              <w:szCs w:val="22"/>
            </w:rPr>
          </w:rPrChange>
        </w:rPr>
      </w:pPr>
      <w:r w:rsidRPr="00F53E2B">
        <w:rPr>
          <w:color w:val="000000"/>
          <w:sz w:val="20"/>
          <w:szCs w:val="20"/>
          <w:rPrChange w:id="562" w:author="Bo Li" w:date="2019-01-12T10:25:00Z">
            <w:rPr>
              <w:color w:val="000000"/>
              <w:sz w:val="22"/>
              <w:szCs w:val="22"/>
            </w:rPr>
          </w:rPrChange>
        </w:rPr>
        <w:t>[</w:t>
      </w:r>
      <w:r w:rsidRPr="00F53E2B">
        <w:rPr>
          <w:sz w:val="20"/>
          <w:szCs w:val="20"/>
          <w:rPrChange w:id="563" w:author="Bo Li" w:date="2019-01-12T10:25:00Z">
            <w:rPr>
              <w:sz w:val="22"/>
              <w:szCs w:val="22"/>
            </w:rPr>
          </w:rPrChange>
        </w:rPr>
        <w:t>3</w:t>
      </w:r>
      <w:r w:rsidRPr="00F53E2B">
        <w:rPr>
          <w:color w:val="000000"/>
          <w:sz w:val="20"/>
          <w:szCs w:val="20"/>
          <w:rPrChange w:id="564" w:author="Bo Li" w:date="2019-01-12T10:25:00Z">
            <w:rPr>
              <w:color w:val="000000"/>
              <w:sz w:val="22"/>
              <w:szCs w:val="22"/>
            </w:rPr>
          </w:rPrChange>
        </w:rPr>
        <w:t>]</w:t>
      </w:r>
      <w:r w:rsidRPr="00F53E2B">
        <w:rPr>
          <w:sz w:val="20"/>
          <w:szCs w:val="20"/>
          <w:rPrChange w:id="565" w:author="Bo Li" w:date="2019-01-12T10:25:00Z">
            <w:rPr>
              <w:sz w:val="22"/>
              <w:szCs w:val="22"/>
            </w:rPr>
          </w:rPrChange>
        </w:rPr>
        <w:t xml:space="preserve"> B. Zhou </w:t>
      </w:r>
      <w:proofErr w:type="gramStart"/>
      <w:r w:rsidRPr="00F53E2B">
        <w:rPr>
          <w:sz w:val="20"/>
          <w:szCs w:val="20"/>
          <w:rPrChange w:id="566" w:author="Bo Li" w:date="2019-01-12T10:25:00Z">
            <w:rPr>
              <w:sz w:val="22"/>
              <w:szCs w:val="22"/>
            </w:rPr>
          </w:rPrChange>
        </w:rPr>
        <w:t>and et al.</w:t>
      </w:r>
      <w:proofErr w:type="gramEnd"/>
      <w:r w:rsidRPr="00F53E2B">
        <w:rPr>
          <w:sz w:val="20"/>
          <w:szCs w:val="20"/>
          <w:rPrChange w:id="567" w:author="Bo Li" w:date="2019-01-12T10:25:00Z">
            <w:rPr>
              <w:sz w:val="22"/>
              <w:szCs w:val="22"/>
            </w:rPr>
          </w:rPrChange>
        </w:rPr>
        <w:t xml:space="preserve"> Places: A 10 million image database for scene recognition. IEEE Trans. Pattern Anal. Mach. </w:t>
      </w:r>
      <w:proofErr w:type="spellStart"/>
      <w:r w:rsidRPr="00F53E2B">
        <w:rPr>
          <w:sz w:val="20"/>
          <w:szCs w:val="20"/>
          <w:rPrChange w:id="568" w:author="Bo Li" w:date="2019-01-12T10:25:00Z">
            <w:rPr>
              <w:sz w:val="22"/>
              <w:szCs w:val="22"/>
            </w:rPr>
          </w:rPrChange>
        </w:rPr>
        <w:t>Intell</w:t>
      </w:r>
      <w:proofErr w:type="spellEnd"/>
      <w:r w:rsidRPr="00F53E2B">
        <w:rPr>
          <w:sz w:val="20"/>
          <w:szCs w:val="20"/>
          <w:rPrChange w:id="569" w:author="Bo Li" w:date="2019-01-12T10:25:00Z">
            <w:rPr>
              <w:sz w:val="22"/>
              <w:szCs w:val="22"/>
            </w:rPr>
          </w:rPrChange>
        </w:rPr>
        <w:t>., 40(6):1452–1464, 2018.</w:t>
      </w:r>
    </w:p>
    <w:p w14:paraId="49ACF875" w14:textId="77777777" w:rsidR="00840C5F" w:rsidRPr="00F53E2B" w:rsidRDefault="0016559D" w:rsidP="00F53E2B">
      <w:pPr>
        <w:pStyle w:val="Heading2"/>
        <w:spacing w:before="0" w:after="0" w:line="360" w:lineRule="auto"/>
        <w:jc w:val="both"/>
        <w:rPr>
          <w:b w:val="0"/>
          <w:color w:val="000000"/>
          <w:sz w:val="20"/>
          <w:szCs w:val="20"/>
          <w:rPrChange w:id="570" w:author="Bo Li" w:date="2019-01-12T10:25:00Z">
            <w:rPr>
              <w:b w:val="0"/>
              <w:color w:val="000000"/>
              <w:sz w:val="22"/>
              <w:szCs w:val="22"/>
            </w:rPr>
          </w:rPrChange>
        </w:rPr>
        <w:pPrChange w:id="571" w:author="Bo Li" w:date="2019-01-12T10:26:00Z">
          <w:pPr>
            <w:pStyle w:val="Heading2"/>
            <w:spacing w:before="0" w:after="0" w:line="360" w:lineRule="auto"/>
          </w:pPr>
        </w:pPrChange>
      </w:pPr>
      <w:r w:rsidRPr="00F53E2B">
        <w:rPr>
          <w:b w:val="0"/>
          <w:color w:val="000000"/>
          <w:sz w:val="20"/>
          <w:szCs w:val="20"/>
          <w:rPrChange w:id="572" w:author="Bo Li" w:date="2019-01-12T10:25:00Z">
            <w:rPr>
              <w:b w:val="0"/>
              <w:color w:val="000000"/>
              <w:sz w:val="22"/>
              <w:szCs w:val="22"/>
            </w:rPr>
          </w:rPrChange>
        </w:rPr>
        <w:t>[</w:t>
      </w:r>
      <w:r w:rsidRPr="00F53E2B">
        <w:rPr>
          <w:b w:val="0"/>
          <w:sz w:val="20"/>
          <w:szCs w:val="20"/>
          <w:rPrChange w:id="573" w:author="Bo Li" w:date="2019-01-12T10:25:00Z">
            <w:rPr>
              <w:b w:val="0"/>
              <w:sz w:val="22"/>
              <w:szCs w:val="22"/>
            </w:rPr>
          </w:rPrChange>
        </w:rPr>
        <w:t>4</w:t>
      </w:r>
      <w:r w:rsidRPr="00F53E2B">
        <w:rPr>
          <w:b w:val="0"/>
          <w:color w:val="000000"/>
          <w:sz w:val="20"/>
          <w:szCs w:val="20"/>
          <w:rPrChange w:id="574" w:author="Bo Li" w:date="2019-01-12T10:25:00Z">
            <w:rPr>
              <w:b w:val="0"/>
              <w:color w:val="000000"/>
              <w:sz w:val="22"/>
              <w:szCs w:val="22"/>
            </w:rPr>
          </w:rPrChange>
        </w:rPr>
        <w:t>] 3D Ware</w:t>
      </w:r>
      <w:r w:rsidRPr="00F53E2B">
        <w:rPr>
          <w:b w:val="0"/>
          <w:color w:val="000000"/>
          <w:sz w:val="20"/>
          <w:szCs w:val="20"/>
          <w:rPrChange w:id="575" w:author="Bo Li" w:date="2019-01-12T10:25:00Z">
            <w:rPr>
              <w:b w:val="0"/>
              <w:color w:val="000000"/>
              <w:sz w:val="22"/>
              <w:szCs w:val="22"/>
            </w:rPr>
          </w:rPrChange>
        </w:rPr>
        <w:t xml:space="preserve">house. </w:t>
      </w:r>
      <w:r w:rsidRPr="00F53E2B">
        <w:rPr>
          <w:sz w:val="20"/>
          <w:szCs w:val="20"/>
          <w:rPrChange w:id="576" w:author="Bo Li" w:date="2019-01-12T10:25:00Z">
            <w:rPr/>
          </w:rPrChange>
        </w:rPr>
        <w:fldChar w:fldCharType="begin"/>
      </w:r>
      <w:r w:rsidRPr="00F53E2B">
        <w:rPr>
          <w:sz w:val="20"/>
          <w:szCs w:val="20"/>
          <w:rPrChange w:id="577" w:author="Bo Li" w:date="2019-01-12T10:25:00Z">
            <w:rPr/>
          </w:rPrChange>
        </w:rPr>
        <w:instrText xml:space="preserve"> HYPERLINK "https://3dwarehouse.sketchup.com/?hl=en" \h </w:instrText>
      </w:r>
      <w:r w:rsidRPr="00F53E2B">
        <w:rPr>
          <w:sz w:val="20"/>
          <w:szCs w:val="20"/>
          <w:rPrChange w:id="578" w:author="Bo Li" w:date="2019-01-12T10:25:00Z">
            <w:rPr/>
          </w:rPrChange>
        </w:rPr>
        <w:fldChar w:fldCharType="separate"/>
      </w:r>
      <w:r w:rsidRPr="00F53E2B">
        <w:rPr>
          <w:b w:val="0"/>
          <w:color w:val="0000FF"/>
          <w:sz w:val="20"/>
          <w:szCs w:val="20"/>
          <w:u w:val="single"/>
          <w:rPrChange w:id="579" w:author="Bo Li" w:date="2019-01-12T10:25:00Z">
            <w:rPr>
              <w:b w:val="0"/>
              <w:color w:val="0000FF"/>
              <w:sz w:val="22"/>
              <w:szCs w:val="22"/>
              <w:u w:val="single"/>
            </w:rPr>
          </w:rPrChange>
        </w:rPr>
        <w:t>https://3dwarehouse.sketchup.com/?hl=en</w:t>
      </w:r>
      <w:r w:rsidRPr="00F53E2B">
        <w:rPr>
          <w:b w:val="0"/>
          <w:color w:val="0000FF"/>
          <w:sz w:val="20"/>
          <w:szCs w:val="20"/>
          <w:u w:val="single"/>
          <w:rPrChange w:id="580" w:author="Bo Li" w:date="2019-01-12T10:25:00Z">
            <w:rPr>
              <w:b w:val="0"/>
              <w:color w:val="0000FF"/>
              <w:sz w:val="22"/>
              <w:szCs w:val="22"/>
              <w:u w:val="single"/>
            </w:rPr>
          </w:rPrChange>
        </w:rPr>
        <w:fldChar w:fldCharType="end"/>
      </w:r>
      <w:r w:rsidRPr="00F53E2B">
        <w:rPr>
          <w:b w:val="0"/>
          <w:color w:val="000000"/>
          <w:sz w:val="20"/>
          <w:szCs w:val="20"/>
          <w:rPrChange w:id="581" w:author="Bo Li" w:date="2019-01-12T10:25:00Z">
            <w:rPr>
              <w:b w:val="0"/>
              <w:color w:val="000000"/>
              <w:sz w:val="22"/>
              <w:szCs w:val="22"/>
            </w:rPr>
          </w:rPrChange>
        </w:rPr>
        <w:t xml:space="preserve">. </w:t>
      </w:r>
    </w:p>
    <w:p w14:paraId="0BC48E6D" w14:textId="0A6A2D62" w:rsidR="00840C5F" w:rsidRPr="00F53E2B" w:rsidDel="00F53E2B" w:rsidRDefault="0016559D" w:rsidP="00F53E2B">
      <w:pPr>
        <w:pBdr>
          <w:top w:val="nil"/>
          <w:left w:val="nil"/>
          <w:bottom w:val="nil"/>
          <w:right w:val="nil"/>
          <w:between w:val="nil"/>
        </w:pBdr>
        <w:spacing w:after="120" w:line="360" w:lineRule="auto"/>
        <w:jc w:val="both"/>
        <w:rPr>
          <w:del w:id="582" w:author="Bo Li" w:date="2019-01-12T10:26:00Z"/>
          <w:rFonts w:eastAsia="Times New Roman"/>
          <w:color w:val="000000"/>
          <w:sz w:val="20"/>
          <w:szCs w:val="20"/>
          <w:rPrChange w:id="583" w:author="Bo Li" w:date="2019-01-12T10:26:00Z">
            <w:rPr>
              <w:del w:id="584" w:author="Bo Li" w:date="2019-01-12T10:26:00Z"/>
              <w:color w:val="000000"/>
              <w:sz w:val="22"/>
              <w:szCs w:val="22"/>
            </w:rPr>
          </w:rPrChange>
        </w:rPr>
        <w:pPrChange w:id="585" w:author="Bo Li" w:date="2019-01-12T10:26:00Z">
          <w:pPr>
            <w:pBdr>
              <w:top w:val="nil"/>
              <w:left w:val="nil"/>
              <w:bottom w:val="nil"/>
              <w:right w:val="nil"/>
              <w:between w:val="nil"/>
            </w:pBdr>
            <w:spacing w:after="120" w:line="360" w:lineRule="auto"/>
          </w:pPr>
        </w:pPrChange>
      </w:pPr>
      <w:r w:rsidRPr="00F53E2B">
        <w:rPr>
          <w:rFonts w:eastAsia="Times New Roman"/>
          <w:color w:val="000000"/>
          <w:sz w:val="20"/>
          <w:szCs w:val="20"/>
          <w:rPrChange w:id="586" w:author="Bo Li" w:date="2019-01-12T10:25:00Z">
            <w:rPr>
              <w:rFonts w:eastAsia="Times New Roman"/>
              <w:color w:val="000000"/>
              <w:sz w:val="22"/>
              <w:szCs w:val="22"/>
            </w:rPr>
          </w:rPrChange>
        </w:rPr>
        <w:t>[</w:t>
      </w:r>
      <w:r w:rsidRPr="00F53E2B">
        <w:rPr>
          <w:sz w:val="20"/>
          <w:szCs w:val="20"/>
          <w:rPrChange w:id="587" w:author="Bo Li" w:date="2019-01-12T10:25:00Z">
            <w:rPr>
              <w:sz w:val="22"/>
              <w:szCs w:val="22"/>
            </w:rPr>
          </w:rPrChange>
        </w:rPr>
        <w:t>5</w:t>
      </w:r>
      <w:r w:rsidRPr="00F53E2B">
        <w:rPr>
          <w:rFonts w:eastAsia="Times New Roman"/>
          <w:color w:val="000000"/>
          <w:sz w:val="20"/>
          <w:szCs w:val="20"/>
          <w:rPrChange w:id="588" w:author="Bo Li" w:date="2019-01-12T10:25:00Z">
            <w:rPr>
              <w:rFonts w:eastAsia="Times New Roman"/>
              <w:color w:val="000000"/>
              <w:sz w:val="22"/>
              <w:szCs w:val="22"/>
            </w:rPr>
          </w:rPrChange>
        </w:rPr>
        <w:t xml:space="preserve">] B. Li </w:t>
      </w:r>
      <w:proofErr w:type="gramStart"/>
      <w:r w:rsidRPr="00F53E2B">
        <w:rPr>
          <w:rFonts w:eastAsia="Times New Roman"/>
          <w:color w:val="000000"/>
          <w:sz w:val="20"/>
          <w:szCs w:val="20"/>
          <w:rPrChange w:id="589" w:author="Bo Li" w:date="2019-01-12T10:25:00Z">
            <w:rPr>
              <w:rFonts w:eastAsia="Times New Roman"/>
              <w:color w:val="000000"/>
              <w:sz w:val="22"/>
              <w:szCs w:val="22"/>
            </w:rPr>
          </w:rPrChange>
        </w:rPr>
        <w:t>and et al.</w:t>
      </w:r>
      <w:proofErr w:type="gramEnd"/>
      <w:r w:rsidRPr="00F53E2B">
        <w:rPr>
          <w:rFonts w:eastAsia="Times New Roman"/>
          <w:color w:val="000000"/>
          <w:sz w:val="20"/>
          <w:szCs w:val="20"/>
          <w:rPrChange w:id="590" w:author="Bo Li" w:date="2019-01-12T10:25:00Z">
            <w:rPr>
              <w:rFonts w:eastAsia="Times New Roman"/>
              <w:color w:val="000000"/>
              <w:sz w:val="22"/>
              <w:szCs w:val="22"/>
            </w:rPr>
          </w:rPrChange>
        </w:rPr>
        <w:t xml:space="preserve"> A comparison of 3D shape retrieval methods based on a large-scale benchmark supporting multimodal queries. </w:t>
      </w:r>
      <w:r w:rsidRPr="00F53E2B">
        <w:rPr>
          <w:rFonts w:eastAsia="Times New Roman"/>
          <w:i/>
          <w:color w:val="000000"/>
          <w:sz w:val="20"/>
          <w:szCs w:val="20"/>
          <w:rPrChange w:id="591" w:author="Bo Li" w:date="2019-01-12T10:25:00Z">
            <w:rPr>
              <w:rFonts w:eastAsia="Times New Roman"/>
              <w:i/>
              <w:color w:val="000000"/>
              <w:sz w:val="22"/>
              <w:szCs w:val="22"/>
            </w:rPr>
          </w:rPrChange>
        </w:rPr>
        <w:t>Computer Vision and Image Understanding</w:t>
      </w:r>
      <w:r w:rsidRPr="00F53E2B">
        <w:rPr>
          <w:rFonts w:eastAsia="Times New Roman"/>
          <w:color w:val="000000"/>
          <w:sz w:val="20"/>
          <w:szCs w:val="20"/>
          <w:rPrChange w:id="592" w:author="Bo Li" w:date="2019-01-12T10:25:00Z">
            <w:rPr>
              <w:rFonts w:eastAsia="Times New Roman"/>
              <w:color w:val="000000"/>
              <w:sz w:val="22"/>
              <w:szCs w:val="22"/>
            </w:rPr>
          </w:rPrChange>
        </w:rPr>
        <w:t>,</w:t>
      </w:r>
      <w:r w:rsidRPr="00F53E2B">
        <w:rPr>
          <w:rFonts w:eastAsia="Times New Roman"/>
          <w:color w:val="000000"/>
          <w:sz w:val="20"/>
          <w:szCs w:val="20"/>
          <w:rPrChange w:id="593" w:author="Bo Li" w:date="2019-01-12T10:25:00Z">
            <w:rPr>
              <w:rFonts w:eastAsia="Times New Roman"/>
              <w:color w:val="000000"/>
              <w:sz w:val="22"/>
              <w:szCs w:val="22"/>
            </w:rPr>
          </w:rPrChange>
        </w:rPr>
        <w:t xml:space="preserve"> </w:t>
      </w:r>
      <w:r w:rsidRPr="00F53E2B">
        <w:rPr>
          <w:rFonts w:eastAsia="Times New Roman"/>
          <w:color w:val="000000"/>
          <w:sz w:val="20"/>
          <w:szCs w:val="20"/>
          <w:rPrChange w:id="594" w:author="Bo Li" w:date="2019-01-12T10:25:00Z">
            <w:rPr>
              <w:rFonts w:eastAsia="Times New Roman"/>
              <w:color w:val="000000"/>
              <w:sz w:val="22"/>
              <w:szCs w:val="22"/>
            </w:rPr>
          </w:rPrChange>
        </w:rPr>
        <w:t>131:1</w:t>
      </w:r>
      <w:del w:id="595" w:author="Bo Li" w:date="2019-01-12T10:26:00Z">
        <w:r w:rsidRPr="00F53E2B" w:rsidDel="00F53E2B">
          <w:rPr>
            <w:rFonts w:eastAsia="Times New Roman"/>
            <w:color w:val="000000"/>
            <w:sz w:val="20"/>
            <w:szCs w:val="20"/>
            <w:rPrChange w:id="596" w:author="Bo Li" w:date="2019-01-12T10:25:00Z">
              <w:rPr>
                <w:rFonts w:eastAsia="Times New Roman"/>
                <w:color w:val="000000"/>
                <w:sz w:val="22"/>
                <w:szCs w:val="22"/>
              </w:rPr>
            </w:rPrChange>
          </w:rPr>
          <w:delText>–</w:delText>
        </w:r>
      </w:del>
      <w:ins w:id="597" w:author="Bo Li" w:date="2019-01-12T10:26:00Z">
        <w:r w:rsidR="00F53E2B">
          <w:rPr>
            <w:rFonts w:eastAsia="Times New Roman"/>
            <w:color w:val="000000"/>
            <w:sz w:val="20"/>
            <w:szCs w:val="20"/>
          </w:rPr>
          <w:t xml:space="preserve">27, 2015. </w:t>
        </w:r>
      </w:ins>
    </w:p>
    <w:p w14:paraId="0E98B0FC" w14:textId="1FC4062C" w:rsidR="00840C5F" w:rsidRPr="00F53E2B" w:rsidDel="00F53E2B" w:rsidRDefault="0016559D" w:rsidP="00F53E2B">
      <w:pPr>
        <w:pBdr>
          <w:top w:val="nil"/>
          <w:left w:val="nil"/>
          <w:bottom w:val="nil"/>
          <w:right w:val="nil"/>
          <w:between w:val="nil"/>
        </w:pBdr>
        <w:spacing w:after="120" w:line="360" w:lineRule="auto"/>
        <w:jc w:val="both"/>
        <w:rPr>
          <w:del w:id="598" w:author="Bo Li" w:date="2019-01-12T10:26:00Z"/>
          <w:color w:val="000000"/>
          <w:sz w:val="20"/>
          <w:szCs w:val="20"/>
          <w:rPrChange w:id="599" w:author="Bo Li" w:date="2019-01-12T10:25:00Z">
            <w:rPr>
              <w:del w:id="600" w:author="Bo Li" w:date="2019-01-12T10:26:00Z"/>
              <w:color w:val="000000"/>
              <w:sz w:val="22"/>
              <w:szCs w:val="22"/>
            </w:rPr>
          </w:rPrChange>
        </w:rPr>
        <w:pPrChange w:id="601" w:author="Bo Li" w:date="2019-01-12T10:26:00Z">
          <w:pPr>
            <w:pBdr>
              <w:top w:val="nil"/>
              <w:left w:val="nil"/>
              <w:bottom w:val="nil"/>
              <w:right w:val="nil"/>
              <w:between w:val="nil"/>
            </w:pBdr>
            <w:spacing w:after="120" w:line="360" w:lineRule="auto"/>
          </w:pPr>
        </w:pPrChange>
      </w:pPr>
      <w:del w:id="602" w:author="Bo Li" w:date="2019-01-12T10:26:00Z">
        <w:r w:rsidRPr="00F53E2B" w:rsidDel="00F53E2B">
          <w:rPr>
            <w:rFonts w:eastAsia="Times New Roman"/>
            <w:color w:val="000000"/>
            <w:sz w:val="20"/>
            <w:szCs w:val="20"/>
            <w:rPrChange w:id="603" w:author="Bo Li" w:date="2019-01-12T10:25:00Z">
              <w:rPr>
                <w:rFonts w:eastAsia="Times New Roman"/>
                <w:color w:val="000000"/>
                <w:sz w:val="22"/>
                <w:szCs w:val="22"/>
              </w:rPr>
            </w:rPrChange>
          </w:rPr>
          <w:delText>27, 2015.</w:delText>
        </w:r>
      </w:del>
    </w:p>
    <w:p w14:paraId="12CA6EAB" w14:textId="77777777" w:rsidR="00840C5F" w:rsidRPr="00F53E2B" w:rsidRDefault="00840C5F">
      <w:pPr>
        <w:spacing w:line="360" w:lineRule="auto"/>
        <w:rPr>
          <w:color w:val="000000"/>
          <w:sz w:val="20"/>
          <w:szCs w:val="20"/>
          <w:rPrChange w:id="604" w:author="Bo Li" w:date="2019-01-12T10:25:00Z">
            <w:rPr>
              <w:color w:val="000000"/>
              <w:sz w:val="22"/>
              <w:szCs w:val="22"/>
            </w:rPr>
          </w:rPrChange>
        </w:rPr>
      </w:pPr>
    </w:p>
    <w:sectPr w:rsidR="00840C5F" w:rsidRPr="00F53E2B">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Hameed Abdul" w:date="2019-01-10T16:16:00Z" w:initials="">
    <w:p w14:paraId="3981AFC7" w14:textId="77777777" w:rsidR="00840C5F" w:rsidRDefault="0016559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Revise</w:t>
      </w:r>
    </w:p>
  </w:comment>
  <w:comment w:id="360" w:author="Hameed Abdul" w:date="2019-01-10T15:47:00Z" w:initials="">
    <w:p w14:paraId="3F4141D4" w14:textId="77777777" w:rsidR="00840C5F" w:rsidRDefault="0016559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Reference to where images are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81AFC7" w15:done="0"/>
  <w15:commentEx w15:paraId="3F4141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81AFC7" w16cid:durableId="1FE356B7"/>
  <w16cid:commentId w16cid:paraId="3F4141D4" w16cid:durableId="1FE356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buntu">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singleLevel"/>
    <w:tmpl w:val="00000008"/>
    <w:name w:val="WW8Num8"/>
    <w:lvl w:ilvl="0">
      <w:start w:val="1"/>
      <w:numFmt w:val="bullet"/>
      <w:lvlText w:val=""/>
      <w:lvlJc w:val="left"/>
      <w:pPr>
        <w:tabs>
          <w:tab w:val="num" w:pos="0"/>
        </w:tabs>
        <w:ind w:left="420" w:hanging="420"/>
      </w:pPr>
      <w:rPr>
        <w:rFonts w:ascii="Wingdings" w:hAnsi="Wingdings" w:cs="Wingdings"/>
        <w:color w:val="000000"/>
        <w:position w:val="0"/>
        <w:sz w:val="24"/>
        <w:szCs w:val="12"/>
        <w:vertAlign w:val="baseline"/>
      </w:rPr>
    </w:lvl>
  </w:abstractNum>
  <w:abstractNum w:abstractNumId="1" w15:restartNumberingAfterBreak="0">
    <w:nsid w:val="1CE4053F"/>
    <w:multiLevelType w:val="multilevel"/>
    <w:tmpl w:val="E3A8653A"/>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1"/>
  </w:num>
  <w:num w:numId="2">
    <w:abstractNumId w:val="0"/>
    <w:lvlOverride w:ilv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 Li">
    <w15:presenceInfo w15:providerId="AD" w15:userId="S-1-5-21-3885718231-639565703-585033454-173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C5F"/>
    <w:rsid w:val="000622B3"/>
    <w:rsid w:val="00094E7C"/>
    <w:rsid w:val="00102442"/>
    <w:rsid w:val="0016559D"/>
    <w:rsid w:val="001851FA"/>
    <w:rsid w:val="001947C9"/>
    <w:rsid w:val="0035466F"/>
    <w:rsid w:val="00397B54"/>
    <w:rsid w:val="003B7C74"/>
    <w:rsid w:val="003F7957"/>
    <w:rsid w:val="00840C5F"/>
    <w:rsid w:val="00D8045B"/>
    <w:rsid w:val="00D851D8"/>
    <w:rsid w:val="00EF1B89"/>
    <w:rsid w:val="00F53E2B"/>
    <w:rsid w:val="00FE1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4E91"/>
  <w15:docId w15:val="{4A24661C-8E5B-4F9F-9CEA-53D34ABE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280" w:after="280"/>
      <w:ind w:left="360" w:hanging="36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sz w:val="21"/>
      <w:szCs w:val="21"/>
    </w:r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47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7C9"/>
    <w:rPr>
      <w:rFonts w:ascii="Segoe UI" w:hAnsi="Segoe UI" w:cs="Segoe UI"/>
      <w:sz w:val="18"/>
      <w:szCs w:val="18"/>
    </w:rPr>
  </w:style>
  <w:style w:type="paragraph" w:customStyle="1" w:styleId="Standard">
    <w:name w:val="Standard"/>
    <w:rsid w:val="0035466F"/>
    <w:pPr>
      <w:suppressAutoHyphens/>
      <w:autoSpaceDN w:val="0"/>
    </w:pPr>
    <w:rPr>
      <w:rFonts w:eastAsia="Batang"/>
      <w:color w:val="00000A"/>
      <w:kern w:val="3"/>
      <w:lang w:eastAsia="ko-KR"/>
    </w:rPr>
  </w:style>
  <w:style w:type="character" w:styleId="Hyperlink">
    <w:name w:val="Hyperlink"/>
    <w:basedOn w:val="DefaultParagraphFont"/>
    <w:uiPriority w:val="99"/>
    <w:semiHidden/>
    <w:unhideWhenUsed/>
    <w:rsid w:val="003B7C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1610">
      <w:bodyDiv w:val="1"/>
      <w:marLeft w:val="0"/>
      <w:marRight w:val="0"/>
      <w:marTop w:val="0"/>
      <w:marBottom w:val="0"/>
      <w:divBdr>
        <w:top w:val="none" w:sz="0" w:space="0" w:color="auto"/>
        <w:left w:val="none" w:sz="0" w:space="0" w:color="auto"/>
        <w:bottom w:val="none" w:sz="0" w:space="0" w:color="auto"/>
        <w:right w:val="none" w:sz="0" w:space="0" w:color="auto"/>
      </w:divBdr>
    </w:div>
    <w:div w:id="663047357">
      <w:bodyDiv w:val="1"/>
      <w:marLeft w:val="0"/>
      <w:marRight w:val="0"/>
      <w:marTop w:val="0"/>
      <w:marBottom w:val="0"/>
      <w:divBdr>
        <w:top w:val="none" w:sz="0" w:space="0" w:color="auto"/>
        <w:left w:val="none" w:sz="0" w:space="0" w:color="auto"/>
        <w:bottom w:val="none" w:sz="0" w:space="0" w:color="auto"/>
        <w:right w:val="none" w:sz="0" w:space="0" w:color="auto"/>
      </w:divBdr>
    </w:div>
    <w:div w:id="978263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9E8F5-62C8-4C93-BFBC-97059A402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7</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 Li</dc:creator>
  <cp:lastModifiedBy>Bo Li</cp:lastModifiedBy>
  <cp:revision>7</cp:revision>
  <dcterms:created xsi:type="dcterms:W3CDTF">2019-01-11T23:54:00Z</dcterms:created>
  <dcterms:modified xsi:type="dcterms:W3CDTF">2019-01-12T17:30:00Z</dcterms:modified>
</cp:coreProperties>
</file>